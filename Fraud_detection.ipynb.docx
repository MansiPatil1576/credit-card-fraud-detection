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164044" w14:textId="4E56642C" w:rsidR="00C21F28" w:rsidRDefault="00C21F28" w:rsidP="002737E4">
      <w:r>
        <w:t>##1. importing libraries</w:t>
      </w:r>
    </w:p>
    <w:p w14:paraId="05AC302C" w14:textId="77777777" w:rsidR="00C21F28" w:rsidRDefault="00C21F28" w:rsidP="00C21F28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C0B5B1" w14:textId="77777777" w:rsidR="00C21F28" w:rsidRDefault="00C21F28" w:rsidP="00C21F28">
      <w:r>
        <w:t>import pandas as pd</w:t>
      </w:r>
    </w:p>
    <w:p w14:paraId="31071980" w14:textId="066B9B39" w:rsidR="00C21F28" w:rsidRDefault="00C21F28" w:rsidP="00C21F28">
      <w:r>
        <w:t>import matplotlib.</w:t>
      </w:r>
      <w:r w:rsidR="00A72CA6">
        <w:t xml:space="preserve"> </w:t>
      </w:r>
      <w:proofErr w:type="spellStart"/>
      <w:r>
        <w:t>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0ED0540B" w14:textId="77777777" w:rsidR="00493E64" w:rsidRDefault="00C21F28" w:rsidP="00C21F28">
      <w:pPr>
        <w:rPr>
          <w:ins w:id="0" w:author="Microsoft Word" w:date="2025-07-28T21:24:00Z" w16du:dateUtc="2025-07-28T15:54:00Z"/>
        </w:rPr>
        <w:sectPr w:rsidR="00493E6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ins w:id="1" w:author="Microsoft Word" w:date="2025-07-28T21:24:00Z" w16du:dateUtc="2025-07-28T15:54:00Z">
        <w:r>
          <w:t>import matplotlib.</w:t>
        </w:r>
        <w:r w:rsidR="00A72CA6">
          <w:t xml:space="preserve"> </w:t>
        </w:r>
        <w:proofErr w:type="spellStart"/>
        <w:r>
          <w:t>pyplot</w:t>
        </w:r>
        <w:proofErr w:type="spellEnd"/>
        <w:r>
          <w:t xml:space="preserve"> as </w:t>
        </w:r>
        <w:proofErr w:type="spellStart"/>
        <w:r>
          <w:t>plt</w:t>
        </w:r>
        <w:proofErr w:type="spellEnd"/>
      </w:ins>
    </w:p>
    <w:p w14:paraId="786A00F0" w14:textId="77777777" w:rsidR="00C21F28" w:rsidRDefault="00C21F28" w:rsidP="00C21F28">
      <w:r>
        <w:lastRenderedPageBreak/>
        <w:t xml:space="preserve">import seaborn as </w:t>
      </w:r>
      <w:proofErr w:type="spellStart"/>
      <w:r>
        <w:t>sns</w:t>
      </w:r>
      <w:proofErr w:type="spellEnd"/>
    </w:p>
    <w:p w14:paraId="15B2F54B" w14:textId="77777777" w:rsidR="00C21F28" w:rsidRDefault="00C21F28" w:rsidP="00C21F28">
      <w:r>
        <w:t xml:space="preserve">import </w:t>
      </w:r>
      <w:proofErr w:type="spellStart"/>
      <w:r>
        <w:t>scipy</w:t>
      </w:r>
      <w:proofErr w:type="spellEnd"/>
    </w:p>
    <w:p w14:paraId="0D790CB3" w14:textId="77777777" w:rsidR="00C21F28" w:rsidRDefault="00C21F28" w:rsidP="00C21F28">
      <w:r>
        <w:t xml:space="preserve">from </w:t>
      </w:r>
      <w:proofErr w:type="gramStart"/>
      <w:r>
        <w:t>sklearn.metrics</w:t>
      </w:r>
      <w:proofErr w:type="gramEnd"/>
      <w:r>
        <w:t xml:space="preserve"> import </w:t>
      </w:r>
      <w:proofErr w:type="spellStart"/>
      <w:r>
        <w:t>classification_</w:t>
      </w:r>
      <w:proofErr w:type="gramStart"/>
      <w:r>
        <w:t>report,accuracy</w:t>
      </w:r>
      <w:proofErr w:type="gramEnd"/>
      <w:r>
        <w:t>_score</w:t>
      </w:r>
      <w:proofErr w:type="spellEnd"/>
    </w:p>
    <w:p w14:paraId="77E8E952" w14:textId="77777777" w:rsidR="00C21F28" w:rsidRDefault="00C21F28" w:rsidP="00C21F28"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IsolationForest</w:t>
      </w:r>
    </w:p>
    <w:p w14:paraId="3D4BD4C4" w14:textId="77777777" w:rsidR="00C21F28" w:rsidRDefault="00C21F28" w:rsidP="00C21F28">
      <w:r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LocalOutlierFactor</w:t>
      </w:r>
    </w:p>
    <w:p w14:paraId="212E4549" w14:textId="77777777" w:rsidR="00C21F28" w:rsidRDefault="00C21F28" w:rsidP="00C21F28">
      <w:r>
        <w:t xml:space="preserve">from </w:t>
      </w:r>
      <w:proofErr w:type="spellStart"/>
      <w:r>
        <w:t>sklearn.svm</w:t>
      </w:r>
      <w:proofErr w:type="spellEnd"/>
      <w:r>
        <w:t xml:space="preserve"> import </w:t>
      </w:r>
      <w:proofErr w:type="spellStart"/>
      <w:r>
        <w:t>OneClassSVM</w:t>
      </w:r>
      <w:proofErr w:type="spellEnd"/>
    </w:p>
    <w:p w14:paraId="0724D272" w14:textId="4C151D97" w:rsidR="00A72CA6" w:rsidRDefault="00C21F28" w:rsidP="00C21F28">
      <w:r>
        <w:t xml:space="preserve">from </w:t>
      </w:r>
      <w:proofErr w:type="spellStart"/>
      <w:r>
        <w:t>pylab</w:t>
      </w:r>
      <w:proofErr w:type="spellEnd"/>
      <w:r>
        <w:t xml:space="preserve"> import </w:t>
      </w:r>
      <w:proofErr w:type="spellStart"/>
      <w:r>
        <w:t>rcParams</w:t>
      </w:r>
      <w:proofErr w:type="spellEnd"/>
    </w:p>
    <w:p w14:paraId="2AAA197C" w14:textId="6DEE12A3" w:rsidR="00C21F28" w:rsidRDefault="00C21F28" w:rsidP="00C21F28">
      <w:proofErr w:type="spellStart"/>
      <w:r>
        <w:t>rcParams</w:t>
      </w:r>
      <w:proofErr w:type="spellEnd"/>
      <w:r>
        <w:t>['</w:t>
      </w:r>
      <w:proofErr w:type="spellStart"/>
      <w:proofErr w:type="gramStart"/>
      <w:r>
        <w:t>figure.figsize</w:t>
      </w:r>
      <w:proofErr w:type="spellEnd"/>
      <w:proofErr w:type="gramEnd"/>
      <w:r>
        <w:t>'] = 14, 8</w:t>
      </w:r>
    </w:p>
    <w:p w14:paraId="5AA07B1E" w14:textId="77777777" w:rsidR="00C21F28" w:rsidRDefault="00C21F28" w:rsidP="00C21F28">
      <w:r>
        <w:t>RANDOM_SEED = 42</w:t>
      </w:r>
    </w:p>
    <w:p w14:paraId="13FE7F57" w14:textId="59A01C44" w:rsidR="00C21F28" w:rsidRDefault="00C21F28" w:rsidP="00C21F28">
      <w:r>
        <w:t>LABELS = ["Normal", "Fraud"]</w:t>
      </w:r>
    </w:p>
    <w:p w14:paraId="58917F4F" w14:textId="7EC7D394" w:rsidR="0085621B" w:rsidRDefault="0085621B" w:rsidP="00C21F28">
      <w:r>
        <w:br w:type="page"/>
      </w:r>
    </w:p>
    <w:p w14:paraId="530CD5A4" w14:textId="77777777" w:rsidR="00C21F28" w:rsidRDefault="00C21F28" w:rsidP="00C21F28"/>
    <w:p w14:paraId="41C051CD" w14:textId="77777777" w:rsidR="00C21F28" w:rsidRDefault="00C21F28" w:rsidP="00C21F28">
      <w:r>
        <w:t>##</w:t>
      </w:r>
      <w:proofErr w:type="gramStart"/>
      <w:r>
        <w:t>2.loading</w:t>
      </w:r>
      <w:proofErr w:type="gramEnd"/>
      <w:r>
        <w:t xml:space="preserve"> the data</w:t>
      </w:r>
    </w:p>
    <w:p w14:paraId="55610DF9" w14:textId="0A0EEE62" w:rsidR="00C21F28" w:rsidRDefault="00C21F28" w:rsidP="00C21F28"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r"C</w:t>
      </w:r>
      <w:proofErr w:type="spellEnd"/>
      <w:r>
        <w:t>:\Users\Admin\Downloads\creditcard.csv.zip")</w:t>
      </w:r>
    </w:p>
    <w:p w14:paraId="1750AD7E" w14:textId="2113434F" w:rsidR="00C21F28" w:rsidRDefault="00C21F28" w:rsidP="00C21F28">
      <w:proofErr w:type="spellStart"/>
      <w:proofErr w:type="gramStart"/>
      <w:r w:rsidRPr="00C21F28">
        <w:t>data.head</w:t>
      </w:r>
      <w:proofErr w:type="spellEnd"/>
      <w:proofErr w:type="gramEnd"/>
      <w:r w:rsidRPr="00C21F28">
        <w:t>()</w:t>
      </w:r>
    </w:p>
    <w:p w14:paraId="47BE9629" w14:textId="6CFF02C3" w:rsidR="00C21F28" w:rsidRDefault="00C21F28" w:rsidP="00C21F28">
      <w:proofErr w:type="gramStart"/>
      <w:r w:rsidRPr="00C21F28">
        <w:t>data.tail</w:t>
      </w:r>
      <w:proofErr w:type="gramEnd"/>
      <w:r w:rsidRPr="00C21F28">
        <w:t>()</w:t>
      </w:r>
    </w:p>
    <w:p w14:paraId="14A1DDEA" w14:textId="382BABAB" w:rsidR="00C21F28" w:rsidRDefault="00C21F28" w:rsidP="00C21F28">
      <w:proofErr w:type="gramStart"/>
      <w:r w:rsidRPr="00C21F28">
        <w:t>data.info(</w:t>
      </w:r>
      <w:proofErr w:type="gramEnd"/>
      <w:r w:rsidRPr="00C21F28">
        <w:t>)</w:t>
      </w:r>
    </w:p>
    <w:p w14:paraId="18E97B37" w14:textId="2E1ABFC1" w:rsidR="00C21F28" w:rsidRDefault="00C21F28" w:rsidP="00C21F28">
      <w:proofErr w:type="gramStart"/>
      <w:r w:rsidRPr="00C21F28">
        <w:t>data.isnull</w:t>
      </w:r>
      <w:proofErr w:type="gramEnd"/>
      <w:r w:rsidRPr="00C21F28">
        <w:t>(</w:t>
      </w:r>
      <w:proofErr w:type="gramStart"/>
      <w:r w:rsidRPr="00C21F28">
        <w:t>).sum</w:t>
      </w:r>
      <w:proofErr w:type="gramEnd"/>
      <w:r w:rsidRPr="00C21F28">
        <w:t>()</w:t>
      </w:r>
    </w:p>
    <w:p w14:paraId="04B3DC5E" w14:textId="77777777" w:rsidR="00C21F28" w:rsidRDefault="00C21F28" w:rsidP="00C21F28"/>
    <w:p w14:paraId="1C716EEA" w14:textId="05CCD47B" w:rsidR="00C21F28" w:rsidRDefault="00C21F28" w:rsidP="00C21F28">
      <w:r w:rsidRPr="00C21F28">
        <w:t>##</w:t>
      </w:r>
      <w:proofErr w:type="gramStart"/>
      <w:r w:rsidRPr="00C21F28">
        <w:t>3.Analysis</w:t>
      </w:r>
      <w:proofErr w:type="gramEnd"/>
      <w:r w:rsidRPr="00C21F28">
        <w:t xml:space="preserve"> of class distribution</w:t>
      </w:r>
    </w:p>
    <w:p w14:paraId="0AEF5D18" w14:textId="44AD1227" w:rsidR="00C21F28" w:rsidRDefault="00C21F28" w:rsidP="00C21F28">
      <w:r w:rsidRPr="00C21F28">
        <w:t>data['</w:t>
      </w:r>
      <w:proofErr w:type="spellStart"/>
      <w:r w:rsidRPr="00C21F28">
        <w:t>Class'</w:t>
      </w:r>
      <w:proofErr w:type="spellEnd"/>
      <w:r w:rsidRPr="00C21F28">
        <w:t>].value_</w:t>
      </w:r>
      <w:proofErr w:type="gramStart"/>
      <w:r w:rsidRPr="00C21F28">
        <w:t>counts(</w:t>
      </w:r>
      <w:proofErr w:type="gramEnd"/>
      <w:r w:rsidRPr="00C21F28">
        <w:t>)</w:t>
      </w:r>
    </w:p>
    <w:p w14:paraId="5BAD3E7D" w14:textId="145A96F9" w:rsidR="006452E9" w:rsidRDefault="006452E9" w:rsidP="00C21F28">
      <w:r w:rsidRPr="006452E9">
        <w:rPr>
          <w:noProof/>
        </w:rPr>
        <w:drawing>
          <wp:inline distT="0" distB="0" distL="0" distR="0" wp14:anchorId="725E7CE9" wp14:editId="2DEAE82A">
            <wp:extent cx="2072820" cy="1005927"/>
            <wp:effectExtent l="0" t="0" r="3810" b="3810"/>
            <wp:docPr id="53619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923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A2D5" w14:textId="77777777" w:rsidR="00C21F28" w:rsidRDefault="00C21F28" w:rsidP="00C21F28"/>
    <w:p w14:paraId="70DEFAFB" w14:textId="77777777" w:rsidR="00A72CA6" w:rsidRDefault="00A72CA6" w:rsidP="00A72CA6">
      <w:r>
        <w:t xml:space="preserve">count_classes = </w:t>
      </w:r>
      <w:proofErr w:type="spellStart"/>
      <w:r>
        <w:t>pd.value_counts</w:t>
      </w:r>
      <w:proofErr w:type="spellEnd"/>
      <w:r>
        <w:t>(data['</w:t>
      </w:r>
      <w:proofErr w:type="spellStart"/>
      <w:r>
        <w:t>Class'</w:t>
      </w:r>
      <w:proofErr w:type="spellEnd"/>
      <w:r>
        <w:t>], sort = True)</w:t>
      </w:r>
    </w:p>
    <w:p w14:paraId="354F6040" w14:textId="77777777" w:rsidR="00A72CA6" w:rsidRDefault="00A72CA6" w:rsidP="00A72CA6"/>
    <w:p w14:paraId="412C54D6" w14:textId="77777777" w:rsidR="00A72CA6" w:rsidRDefault="00A72CA6" w:rsidP="00A72CA6">
      <w:r>
        <w:t>count_</w:t>
      </w:r>
      <w:proofErr w:type="gramStart"/>
      <w:r>
        <w:t>classes.plot</w:t>
      </w:r>
      <w:proofErr w:type="gramEnd"/>
      <w:r>
        <w:t>(kind = 'bar', rot=0)</w:t>
      </w:r>
    </w:p>
    <w:p w14:paraId="5CBF6A8F" w14:textId="77777777" w:rsidR="00A72CA6" w:rsidRDefault="00A72CA6" w:rsidP="00A72CA6"/>
    <w:p w14:paraId="3667E177" w14:textId="77777777" w:rsidR="00A72CA6" w:rsidRDefault="00A72CA6" w:rsidP="00A72CA6">
      <w:proofErr w:type="spellStart"/>
      <w:proofErr w:type="gramStart"/>
      <w:r>
        <w:t>plt.title</w:t>
      </w:r>
      <w:proofErr w:type="spellEnd"/>
      <w:proofErr w:type="gramEnd"/>
      <w:r>
        <w:t>("Transaction Class Distribution")</w:t>
      </w:r>
    </w:p>
    <w:p w14:paraId="4A417330" w14:textId="77777777" w:rsidR="00A72CA6" w:rsidRDefault="00A72CA6" w:rsidP="00A72CA6"/>
    <w:p w14:paraId="4BECD3ED" w14:textId="77777777" w:rsidR="00A72CA6" w:rsidRDefault="00A72CA6" w:rsidP="00A72CA6">
      <w:proofErr w:type="spellStart"/>
      <w:proofErr w:type="gramStart"/>
      <w:r>
        <w:t>plt.xticks</w:t>
      </w:r>
      <w:proofErr w:type="spellEnd"/>
      <w:proofErr w:type="gramEnd"/>
      <w:r>
        <w:t>(</w:t>
      </w:r>
      <w:proofErr w:type="gramStart"/>
      <w:r>
        <w:t>range(</w:t>
      </w:r>
      <w:proofErr w:type="gramEnd"/>
      <w:r>
        <w:t>2), LABELS)</w:t>
      </w:r>
    </w:p>
    <w:p w14:paraId="578AFC9E" w14:textId="77777777" w:rsidR="00A72CA6" w:rsidRDefault="00A72CA6" w:rsidP="00A72CA6"/>
    <w:p w14:paraId="0A0A2B38" w14:textId="77777777" w:rsidR="00A72CA6" w:rsidRDefault="00A72CA6" w:rsidP="00A72CA6">
      <w:proofErr w:type="spellStart"/>
      <w:proofErr w:type="gramStart"/>
      <w:r>
        <w:t>plt.xlabel</w:t>
      </w:r>
      <w:proofErr w:type="spellEnd"/>
      <w:proofErr w:type="gramEnd"/>
      <w:r>
        <w:t>("Class")</w:t>
      </w:r>
    </w:p>
    <w:p w14:paraId="4328B373" w14:textId="77777777" w:rsidR="00A72CA6" w:rsidRDefault="00A72CA6" w:rsidP="00A72CA6"/>
    <w:p w14:paraId="6CA23D69" w14:textId="0B790DC9" w:rsidR="00C21F28" w:rsidRDefault="00A72CA6" w:rsidP="00A72CA6">
      <w:proofErr w:type="spellStart"/>
      <w:proofErr w:type="gramStart"/>
      <w:r>
        <w:t>plt.ylabel</w:t>
      </w:r>
      <w:proofErr w:type="spellEnd"/>
      <w:proofErr w:type="gramEnd"/>
      <w:r>
        <w:t>("Frequency")</w:t>
      </w:r>
    </w:p>
    <w:p w14:paraId="5352A370" w14:textId="77777777" w:rsidR="006452E9" w:rsidRDefault="006452E9" w:rsidP="00A72CA6"/>
    <w:p w14:paraId="568F5F8D" w14:textId="77E2C4A6" w:rsidR="006452E9" w:rsidRDefault="006452E9" w:rsidP="00A72CA6">
      <w:r w:rsidRPr="006452E9">
        <w:rPr>
          <w:noProof/>
        </w:rPr>
        <w:lastRenderedPageBreak/>
        <w:drawing>
          <wp:inline distT="0" distB="0" distL="0" distR="0" wp14:anchorId="09C7228A" wp14:editId="3784BEFB">
            <wp:extent cx="11141405" cy="6157494"/>
            <wp:effectExtent l="0" t="0" r="3175" b="0"/>
            <wp:docPr id="115595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51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41405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C493" w14:textId="77777777" w:rsidR="00A72CA6" w:rsidRDefault="00A72CA6" w:rsidP="00A72CA6"/>
    <w:p w14:paraId="4B11AAA1" w14:textId="777BF867" w:rsidR="00A72CA6" w:rsidRDefault="00A72CA6" w:rsidP="00A72CA6">
      <w:r>
        <w:t>## Normal and Fraud Transaction</w:t>
      </w:r>
    </w:p>
    <w:p w14:paraId="207042BD" w14:textId="77777777" w:rsidR="00A72CA6" w:rsidRDefault="00A72CA6" w:rsidP="00A72CA6">
      <w:r>
        <w:t>fraud = data[data['</w:t>
      </w:r>
      <w:proofErr w:type="spellStart"/>
      <w:r>
        <w:t>Class</w:t>
      </w:r>
      <w:proofErr w:type="gramStart"/>
      <w:r>
        <w:t>'</w:t>
      </w:r>
      <w:proofErr w:type="spellEnd"/>
      <w:r>
        <w:t>]=</w:t>
      </w:r>
      <w:proofErr w:type="gramEnd"/>
      <w:r>
        <w:t>=1]</w:t>
      </w:r>
    </w:p>
    <w:p w14:paraId="45F09518" w14:textId="29D18CD3" w:rsidR="00A72CA6" w:rsidRDefault="00A72CA6" w:rsidP="00A72CA6">
      <w:r>
        <w:t>normal = data[data['</w:t>
      </w:r>
      <w:proofErr w:type="spellStart"/>
      <w:r>
        <w:t>Class</w:t>
      </w:r>
      <w:proofErr w:type="gramStart"/>
      <w:r>
        <w:t>'</w:t>
      </w:r>
      <w:proofErr w:type="spellEnd"/>
      <w:r>
        <w:t>]=</w:t>
      </w:r>
      <w:proofErr w:type="gramEnd"/>
      <w:r>
        <w:t>=0]</w:t>
      </w:r>
    </w:p>
    <w:p w14:paraId="0CF5FE34" w14:textId="3D4F9F89" w:rsidR="00A72CA6" w:rsidRDefault="00A72CA6" w:rsidP="00A72CA6">
      <w:r w:rsidRPr="00A72CA6">
        <w:t>print(</w:t>
      </w:r>
      <w:proofErr w:type="spellStart"/>
      <w:proofErr w:type="gramStart"/>
      <w:r w:rsidRPr="00A72CA6">
        <w:t>fraud.shape</w:t>
      </w:r>
      <w:proofErr w:type="spellEnd"/>
      <w:proofErr w:type="gramEnd"/>
      <w:r w:rsidRPr="00A72CA6">
        <w:t>)</w:t>
      </w:r>
    </w:p>
    <w:p w14:paraId="66F8D867" w14:textId="6F9335D3" w:rsidR="006452E9" w:rsidRDefault="006452E9" w:rsidP="00A72CA6">
      <w:r w:rsidRPr="006452E9">
        <w:rPr>
          <w:noProof/>
        </w:rPr>
        <w:drawing>
          <wp:inline distT="0" distB="0" distL="0" distR="0" wp14:anchorId="7D84C7A6" wp14:editId="69EC3000">
            <wp:extent cx="1386960" cy="205758"/>
            <wp:effectExtent l="0" t="0" r="3810" b="3810"/>
            <wp:docPr id="128083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31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4C8C" w14:textId="65AF744A" w:rsidR="00A72CA6" w:rsidRDefault="00A72CA6" w:rsidP="00A72CA6">
      <w:r w:rsidRPr="00A72CA6">
        <w:t>print(</w:t>
      </w:r>
      <w:proofErr w:type="spellStart"/>
      <w:proofErr w:type="gramStart"/>
      <w:r w:rsidRPr="00A72CA6">
        <w:t>normal.shape</w:t>
      </w:r>
      <w:proofErr w:type="spellEnd"/>
      <w:proofErr w:type="gramEnd"/>
      <w:r w:rsidRPr="00A72CA6">
        <w:t>)</w:t>
      </w:r>
    </w:p>
    <w:p w14:paraId="34E36141" w14:textId="18F19CD5" w:rsidR="006452E9" w:rsidRDefault="00F17E43" w:rsidP="00A72CA6">
      <w:r w:rsidRPr="00F17E43">
        <w:rPr>
          <w:noProof/>
        </w:rPr>
        <w:drawing>
          <wp:inline distT="0" distB="0" distL="0" distR="0" wp14:anchorId="081A598B" wp14:editId="75E9EBE1">
            <wp:extent cx="1524132" cy="281964"/>
            <wp:effectExtent l="0" t="0" r="0" b="3810"/>
            <wp:docPr id="71655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55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E5CB" w14:textId="77777777" w:rsidR="00A72CA6" w:rsidRDefault="00A72CA6" w:rsidP="00A72CA6"/>
    <w:p w14:paraId="36AD8570" w14:textId="77777777" w:rsidR="00A72CA6" w:rsidRDefault="00A72CA6" w:rsidP="00A72CA6"/>
    <w:p w14:paraId="6EB80E28" w14:textId="0DF340D5" w:rsidR="00A72CA6" w:rsidRDefault="00A72CA6" w:rsidP="00A72CA6">
      <w:proofErr w:type="spellStart"/>
      <w:proofErr w:type="gramStart"/>
      <w:r w:rsidRPr="00A72CA6">
        <w:t>fraud.Amount.describe</w:t>
      </w:r>
      <w:proofErr w:type="spellEnd"/>
      <w:proofErr w:type="gramEnd"/>
      <w:r w:rsidRPr="00A72CA6">
        <w:t>()</w:t>
      </w:r>
    </w:p>
    <w:p w14:paraId="061A31B3" w14:textId="7DBAAE2F" w:rsidR="00F17E43" w:rsidRDefault="00F17E43" w:rsidP="00A72CA6">
      <w:r w:rsidRPr="00F17E43">
        <w:rPr>
          <w:noProof/>
        </w:rPr>
        <w:drawing>
          <wp:inline distT="0" distB="0" distL="0" distR="0" wp14:anchorId="7DB94851" wp14:editId="48184662">
            <wp:extent cx="2796782" cy="1493649"/>
            <wp:effectExtent l="0" t="0" r="3810" b="0"/>
            <wp:docPr id="45492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25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C195" w14:textId="741697C8" w:rsidR="00A72CA6" w:rsidRDefault="00A72CA6" w:rsidP="00A72CA6">
      <w:proofErr w:type="spellStart"/>
      <w:proofErr w:type="gramStart"/>
      <w:r w:rsidRPr="00A72CA6">
        <w:t>normal.Amount.describe</w:t>
      </w:r>
      <w:proofErr w:type="spellEnd"/>
      <w:proofErr w:type="gramEnd"/>
      <w:r w:rsidRPr="00A72CA6">
        <w:t>()</w:t>
      </w:r>
    </w:p>
    <w:p w14:paraId="53BDD41A" w14:textId="30C403C1" w:rsidR="00A72CA6" w:rsidRDefault="00F17E43" w:rsidP="00A72CA6">
      <w:r w:rsidRPr="00F17E43">
        <w:rPr>
          <w:noProof/>
        </w:rPr>
        <w:drawing>
          <wp:inline distT="0" distB="0" distL="0" distR="0" wp14:anchorId="6AD0D6CE" wp14:editId="68CD98EA">
            <wp:extent cx="2301439" cy="1562235"/>
            <wp:effectExtent l="0" t="0" r="3810" b="0"/>
            <wp:docPr id="132626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61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61A8" w14:textId="77777777" w:rsidR="002737E4" w:rsidRDefault="002737E4" w:rsidP="00A72CA6"/>
    <w:p w14:paraId="0F02C46A" w14:textId="77777777" w:rsidR="002737E4" w:rsidRDefault="002737E4" w:rsidP="002737E4">
      <w:r>
        <w:t xml:space="preserve">f, (ax1, ax2) = </w:t>
      </w:r>
      <w:proofErr w:type="spellStart"/>
      <w:proofErr w:type="gramStart"/>
      <w:r>
        <w:t>plt.subplots</w:t>
      </w:r>
      <w:proofErr w:type="spellEnd"/>
      <w:proofErr w:type="gramEnd"/>
      <w:r>
        <w:t>(2, 1, sharex=True)</w:t>
      </w:r>
    </w:p>
    <w:p w14:paraId="7835DEF6" w14:textId="77777777" w:rsidR="002737E4" w:rsidRDefault="002737E4" w:rsidP="002737E4">
      <w:proofErr w:type="gramStart"/>
      <w:r>
        <w:t>f.suptitle</w:t>
      </w:r>
      <w:proofErr w:type="gramEnd"/>
      <w:r>
        <w:t xml:space="preserve">('Amount per transaction by </w:t>
      </w:r>
      <w:proofErr w:type="spellStart"/>
      <w:r>
        <w:t>class'</w:t>
      </w:r>
      <w:proofErr w:type="spellEnd"/>
      <w:r>
        <w:t>)</w:t>
      </w:r>
    </w:p>
    <w:p w14:paraId="45B77602" w14:textId="77777777" w:rsidR="002737E4" w:rsidRDefault="002737E4" w:rsidP="002737E4">
      <w:r>
        <w:t>bins = 50</w:t>
      </w:r>
    </w:p>
    <w:p w14:paraId="2A370145" w14:textId="77777777" w:rsidR="002737E4" w:rsidRDefault="002737E4" w:rsidP="002737E4">
      <w:r>
        <w:t>ax1.hist(</w:t>
      </w:r>
      <w:proofErr w:type="spellStart"/>
      <w:proofErr w:type="gramStart"/>
      <w:r>
        <w:t>fraud.Amount</w:t>
      </w:r>
      <w:proofErr w:type="spellEnd"/>
      <w:proofErr w:type="gramEnd"/>
      <w:r>
        <w:t>, bins = bins)</w:t>
      </w:r>
    </w:p>
    <w:p w14:paraId="1B38860A" w14:textId="77777777" w:rsidR="002737E4" w:rsidRDefault="002737E4" w:rsidP="002737E4">
      <w:r>
        <w:t>ax1.set_title('fraud')</w:t>
      </w:r>
    </w:p>
    <w:p w14:paraId="627AFC88" w14:textId="77777777" w:rsidR="002737E4" w:rsidRDefault="002737E4" w:rsidP="002737E4">
      <w:r>
        <w:t>ax2.hist(</w:t>
      </w:r>
      <w:proofErr w:type="spellStart"/>
      <w:proofErr w:type="gramStart"/>
      <w:r>
        <w:t>normal.Amount</w:t>
      </w:r>
      <w:proofErr w:type="spellEnd"/>
      <w:proofErr w:type="gramEnd"/>
      <w:r>
        <w:t>, bins = bins)</w:t>
      </w:r>
    </w:p>
    <w:p w14:paraId="2336D183" w14:textId="77777777" w:rsidR="002737E4" w:rsidRDefault="002737E4" w:rsidP="002737E4">
      <w:r>
        <w:t>ax2.set_title('normal')</w:t>
      </w:r>
    </w:p>
    <w:p w14:paraId="09105BD8" w14:textId="77777777" w:rsidR="002737E4" w:rsidRDefault="002737E4" w:rsidP="002737E4">
      <w:proofErr w:type="spellStart"/>
      <w:proofErr w:type="gramStart"/>
      <w:r>
        <w:t>plt.xlabel</w:t>
      </w:r>
      <w:proofErr w:type="spellEnd"/>
      <w:proofErr w:type="gramEnd"/>
      <w:r>
        <w:t>('Amount ($)')</w:t>
      </w:r>
    </w:p>
    <w:p w14:paraId="53A02B5C" w14:textId="77777777" w:rsidR="002737E4" w:rsidRDefault="002737E4" w:rsidP="002737E4">
      <w:proofErr w:type="spellStart"/>
      <w:proofErr w:type="gramStart"/>
      <w:r>
        <w:t>plt.ylabel</w:t>
      </w:r>
      <w:proofErr w:type="spellEnd"/>
      <w:proofErr w:type="gramEnd"/>
      <w:r>
        <w:t>('Number of Transactions')</w:t>
      </w:r>
    </w:p>
    <w:p w14:paraId="42AC439C" w14:textId="77777777" w:rsidR="002737E4" w:rsidRDefault="002737E4" w:rsidP="002737E4">
      <w:proofErr w:type="gramStart"/>
      <w:r>
        <w:t>plt.xlim</w:t>
      </w:r>
      <w:proofErr w:type="gramEnd"/>
      <w:r>
        <w:t>((0, 20000))</w:t>
      </w:r>
    </w:p>
    <w:p w14:paraId="65AA93AF" w14:textId="77777777" w:rsidR="002737E4" w:rsidRDefault="002737E4" w:rsidP="002737E4">
      <w:proofErr w:type="spellStart"/>
      <w:proofErr w:type="gramStart"/>
      <w:r>
        <w:t>plt.yscale</w:t>
      </w:r>
      <w:proofErr w:type="spellEnd"/>
      <w:proofErr w:type="gramEnd"/>
      <w:r>
        <w:t>('log')</w:t>
      </w:r>
    </w:p>
    <w:p w14:paraId="3D45D2E8" w14:textId="784748FF" w:rsidR="002737E4" w:rsidRDefault="002737E4" w:rsidP="002737E4">
      <w:proofErr w:type="spellStart"/>
      <w:proofErr w:type="gramStart"/>
      <w:r>
        <w:t>plt.show</w:t>
      </w:r>
      <w:proofErr w:type="spellEnd"/>
      <w:proofErr w:type="gramEnd"/>
      <w:r>
        <w:t>();</w:t>
      </w:r>
    </w:p>
    <w:p w14:paraId="61C846C9" w14:textId="5B5AA342" w:rsidR="002737E4" w:rsidRDefault="002737E4">
      <w:r>
        <w:br w:type="page"/>
      </w:r>
      <w:r w:rsidR="00F17E43" w:rsidRPr="00F17E43">
        <w:rPr>
          <w:noProof/>
        </w:rPr>
        <w:lastRenderedPageBreak/>
        <w:drawing>
          <wp:inline distT="0" distB="0" distL="0" distR="0" wp14:anchorId="7C770468" wp14:editId="41992DDD">
            <wp:extent cx="10496550" cy="2914558"/>
            <wp:effectExtent l="0" t="0" r="0" b="635"/>
            <wp:docPr id="89975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52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04054" cy="29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E43" w:rsidRPr="00F17E43">
        <w:rPr>
          <w:noProof/>
        </w:rPr>
        <w:drawing>
          <wp:inline distT="0" distB="0" distL="0" distR="0" wp14:anchorId="65BDBA51" wp14:editId="3AA1AA04">
            <wp:extent cx="10798476" cy="3071126"/>
            <wp:effectExtent l="0" t="0" r="3175" b="0"/>
            <wp:docPr id="73131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16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98476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4156" w14:textId="4240507E" w:rsidR="002737E4" w:rsidRDefault="002737E4" w:rsidP="002737E4"/>
    <w:p w14:paraId="11097E29" w14:textId="77777777" w:rsidR="002737E4" w:rsidRDefault="002737E4" w:rsidP="002737E4">
      <w:r>
        <w:br w:type="page"/>
      </w:r>
      <w:r>
        <w:lastRenderedPageBreak/>
        <w:t xml:space="preserve">f, (ax1, ax2) = </w:t>
      </w:r>
      <w:proofErr w:type="spellStart"/>
      <w:proofErr w:type="gramStart"/>
      <w:r>
        <w:t>plt.subplots</w:t>
      </w:r>
      <w:proofErr w:type="spellEnd"/>
      <w:proofErr w:type="gramEnd"/>
      <w:r>
        <w:t>(2, 1, sharex=True)</w:t>
      </w:r>
    </w:p>
    <w:p w14:paraId="3439AC28" w14:textId="77777777" w:rsidR="002737E4" w:rsidRDefault="002737E4" w:rsidP="002737E4">
      <w:proofErr w:type="gramStart"/>
      <w:r>
        <w:t>f.suptitle</w:t>
      </w:r>
      <w:proofErr w:type="gramEnd"/>
      <w:r>
        <w:t xml:space="preserve">('Time of transaction vs Amount by </w:t>
      </w:r>
      <w:proofErr w:type="spellStart"/>
      <w:r>
        <w:t>class'</w:t>
      </w:r>
      <w:proofErr w:type="spellEnd"/>
      <w:r>
        <w:t>)</w:t>
      </w:r>
    </w:p>
    <w:p w14:paraId="238E5C64" w14:textId="77777777" w:rsidR="002737E4" w:rsidRDefault="002737E4" w:rsidP="002737E4">
      <w:r>
        <w:t>ax1.scatter(</w:t>
      </w:r>
      <w:proofErr w:type="spellStart"/>
      <w:proofErr w:type="gramStart"/>
      <w:r>
        <w:t>fraud.Time</w:t>
      </w:r>
      <w:proofErr w:type="spellEnd"/>
      <w:proofErr w:type="gramEnd"/>
      <w:r>
        <w:t xml:space="preserve">, </w:t>
      </w:r>
      <w:proofErr w:type="spellStart"/>
      <w:proofErr w:type="gramStart"/>
      <w:r>
        <w:t>fraud.Amount</w:t>
      </w:r>
      <w:proofErr w:type="spellEnd"/>
      <w:proofErr w:type="gramEnd"/>
      <w:r>
        <w:t>)</w:t>
      </w:r>
    </w:p>
    <w:p w14:paraId="277B2459" w14:textId="77777777" w:rsidR="002737E4" w:rsidRDefault="002737E4" w:rsidP="002737E4">
      <w:r>
        <w:t>ax1.set_title('fraud')</w:t>
      </w:r>
    </w:p>
    <w:p w14:paraId="3A2E30C4" w14:textId="77777777" w:rsidR="002737E4" w:rsidRDefault="002737E4" w:rsidP="002737E4">
      <w:r>
        <w:t>ax2.scatter(</w:t>
      </w:r>
      <w:proofErr w:type="spellStart"/>
      <w:proofErr w:type="gramStart"/>
      <w:r>
        <w:t>normal.Time</w:t>
      </w:r>
      <w:proofErr w:type="spellEnd"/>
      <w:proofErr w:type="gramEnd"/>
      <w:r>
        <w:t xml:space="preserve">, </w:t>
      </w:r>
      <w:proofErr w:type="spellStart"/>
      <w:proofErr w:type="gramStart"/>
      <w:r>
        <w:t>normal.Amount</w:t>
      </w:r>
      <w:proofErr w:type="spellEnd"/>
      <w:proofErr w:type="gramEnd"/>
      <w:r>
        <w:t>)</w:t>
      </w:r>
    </w:p>
    <w:p w14:paraId="19119F28" w14:textId="77777777" w:rsidR="002737E4" w:rsidRDefault="002737E4" w:rsidP="002737E4">
      <w:r>
        <w:t>ax2.set_title('normal')</w:t>
      </w:r>
    </w:p>
    <w:p w14:paraId="54136DBD" w14:textId="77777777" w:rsidR="002737E4" w:rsidRDefault="002737E4" w:rsidP="002737E4">
      <w:proofErr w:type="spellStart"/>
      <w:proofErr w:type="gramStart"/>
      <w:r>
        <w:t>plt.xlabel</w:t>
      </w:r>
      <w:proofErr w:type="spellEnd"/>
      <w:proofErr w:type="gramEnd"/>
      <w:r>
        <w:t>('Time (in Seconds)')</w:t>
      </w:r>
    </w:p>
    <w:p w14:paraId="0865CBF2" w14:textId="77777777" w:rsidR="002737E4" w:rsidRDefault="002737E4" w:rsidP="002737E4">
      <w:proofErr w:type="spellStart"/>
      <w:proofErr w:type="gramStart"/>
      <w:r>
        <w:t>plt.ylabel</w:t>
      </w:r>
      <w:proofErr w:type="spellEnd"/>
      <w:proofErr w:type="gramEnd"/>
      <w:r>
        <w:t>('Amount')</w:t>
      </w:r>
    </w:p>
    <w:p w14:paraId="385CD02F" w14:textId="444DC60D" w:rsidR="002737E4" w:rsidRDefault="002737E4" w:rsidP="002737E4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8857E5E" w14:textId="77777777" w:rsidR="009009A8" w:rsidRDefault="009009A8" w:rsidP="002737E4"/>
    <w:p w14:paraId="66990889" w14:textId="040A3F82" w:rsidR="002737E4" w:rsidRDefault="009009A8" w:rsidP="002737E4">
      <w:r w:rsidRPr="009009A8">
        <w:rPr>
          <w:noProof/>
        </w:rPr>
        <w:drawing>
          <wp:inline distT="0" distB="0" distL="0" distR="0" wp14:anchorId="24DE526F" wp14:editId="000D2D24">
            <wp:extent cx="11933954" cy="3772227"/>
            <wp:effectExtent l="0" t="0" r="0" b="0"/>
            <wp:docPr id="124990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33954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0633" w14:textId="5EFBFC48" w:rsidR="002737E4" w:rsidRDefault="009009A8" w:rsidP="002737E4">
      <w:r w:rsidRPr="009009A8">
        <w:rPr>
          <w:noProof/>
        </w:rPr>
        <w:lastRenderedPageBreak/>
        <w:drawing>
          <wp:inline distT="0" distB="0" distL="0" distR="0" wp14:anchorId="75C737CC" wp14:editId="7737314E">
            <wp:extent cx="11544300" cy="3504949"/>
            <wp:effectExtent l="0" t="0" r="0" b="635"/>
            <wp:docPr id="169645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55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27363" cy="35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8C5" w14:textId="77777777" w:rsidR="002737E4" w:rsidRDefault="002737E4" w:rsidP="002737E4"/>
    <w:p w14:paraId="5C8044B5" w14:textId="77777777" w:rsidR="002737E4" w:rsidRDefault="002737E4" w:rsidP="002737E4"/>
    <w:p w14:paraId="7B457B50" w14:textId="77777777" w:rsidR="002737E4" w:rsidRDefault="002737E4" w:rsidP="002737E4"/>
    <w:p w14:paraId="011B9537" w14:textId="77777777" w:rsidR="002737E4" w:rsidRDefault="002737E4" w:rsidP="002737E4"/>
    <w:p w14:paraId="185576F1" w14:textId="77777777" w:rsidR="002737E4" w:rsidRDefault="002737E4" w:rsidP="002737E4">
      <w:r>
        <w:t xml:space="preserve">data1= </w:t>
      </w:r>
      <w:proofErr w:type="spellStart"/>
      <w:r>
        <w:t>data.</w:t>
      </w:r>
      <w:proofErr w:type="gramStart"/>
      <w:r>
        <w:t>sample</w:t>
      </w:r>
      <w:proofErr w:type="spellEnd"/>
      <w:r>
        <w:t>(</w:t>
      </w:r>
      <w:proofErr w:type="gramEnd"/>
      <w:r>
        <w:t xml:space="preserve">frac = </w:t>
      </w:r>
      <w:proofErr w:type="gramStart"/>
      <w:r>
        <w:t>0.1,random</w:t>
      </w:r>
      <w:proofErr w:type="gramEnd"/>
      <w:r>
        <w:t>_state=1)</w:t>
      </w:r>
    </w:p>
    <w:p w14:paraId="7498FF21" w14:textId="77D97348" w:rsidR="002737E4" w:rsidRDefault="002737E4" w:rsidP="002737E4">
      <w:r>
        <w:t>data1.shape</w:t>
      </w:r>
    </w:p>
    <w:p w14:paraId="69AE1B91" w14:textId="48C3878D" w:rsidR="002737E4" w:rsidRDefault="002737E4" w:rsidP="002737E4">
      <w:proofErr w:type="spellStart"/>
      <w:proofErr w:type="gramStart"/>
      <w:r w:rsidRPr="002737E4">
        <w:t>data.shape</w:t>
      </w:r>
      <w:proofErr w:type="spellEnd"/>
      <w:proofErr w:type="gramEnd"/>
    </w:p>
    <w:p w14:paraId="01E7B50F" w14:textId="27ABCAD1" w:rsidR="009009A8" w:rsidRDefault="009009A8" w:rsidP="002737E4">
      <w:r w:rsidRPr="009009A8">
        <w:rPr>
          <w:noProof/>
        </w:rPr>
        <w:drawing>
          <wp:inline distT="0" distB="0" distL="0" distR="0" wp14:anchorId="04907139" wp14:editId="34543B26">
            <wp:extent cx="1676545" cy="243861"/>
            <wp:effectExtent l="0" t="0" r="0" b="3810"/>
            <wp:docPr id="14870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04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7D56" w14:textId="77777777" w:rsidR="002737E4" w:rsidRDefault="002737E4" w:rsidP="002737E4"/>
    <w:p w14:paraId="5AE596B0" w14:textId="77777777" w:rsidR="002737E4" w:rsidRDefault="002737E4" w:rsidP="002737E4"/>
    <w:p w14:paraId="1206A8CC" w14:textId="77777777" w:rsidR="002737E4" w:rsidRDefault="002737E4" w:rsidP="002737E4"/>
    <w:p w14:paraId="4AB87431" w14:textId="77777777" w:rsidR="002737E4" w:rsidRDefault="002737E4" w:rsidP="002737E4">
      <w:r>
        <w:t>Fraud = data1[data1['</w:t>
      </w:r>
      <w:proofErr w:type="spellStart"/>
      <w:r>
        <w:t>Class</w:t>
      </w:r>
      <w:proofErr w:type="gramStart"/>
      <w:r>
        <w:t>'</w:t>
      </w:r>
      <w:proofErr w:type="spellEnd"/>
      <w:r>
        <w:t>]=</w:t>
      </w:r>
      <w:proofErr w:type="gramEnd"/>
      <w:r>
        <w:t>=1]</w:t>
      </w:r>
    </w:p>
    <w:p w14:paraId="214E6B5F" w14:textId="77777777" w:rsidR="002737E4" w:rsidRDefault="002737E4" w:rsidP="002737E4"/>
    <w:p w14:paraId="5879E0BF" w14:textId="77777777" w:rsidR="002737E4" w:rsidRDefault="002737E4" w:rsidP="002737E4">
      <w:r>
        <w:t>Valid = data1[data1['</w:t>
      </w:r>
      <w:proofErr w:type="spellStart"/>
      <w:r>
        <w:t>Class</w:t>
      </w:r>
      <w:proofErr w:type="gramStart"/>
      <w:r>
        <w:t>'</w:t>
      </w:r>
      <w:proofErr w:type="spellEnd"/>
      <w:r>
        <w:t>]=</w:t>
      </w:r>
      <w:proofErr w:type="gramEnd"/>
      <w:r>
        <w:t>=0]</w:t>
      </w:r>
    </w:p>
    <w:p w14:paraId="56AFD2EE" w14:textId="77777777" w:rsidR="002737E4" w:rsidRDefault="002737E4" w:rsidP="002737E4"/>
    <w:p w14:paraId="503B7B13" w14:textId="323BE29B" w:rsidR="002737E4" w:rsidRDefault="002737E4" w:rsidP="002737E4">
      <w:proofErr w:type="spellStart"/>
      <w:r>
        <w:t>outlier_fraction</w:t>
      </w:r>
      <w:proofErr w:type="spellEnd"/>
      <w:r>
        <w:t xml:space="preserve"> =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Fraud)/float(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Valid))</w:t>
      </w:r>
    </w:p>
    <w:p w14:paraId="4B0C2F06" w14:textId="77777777" w:rsidR="000B69ED" w:rsidRDefault="000B69ED" w:rsidP="000B69ED"/>
    <w:p w14:paraId="69AC2B4B" w14:textId="56EFDD5D" w:rsidR="000B69ED" w:rsidRDefault="000B69ED" w:rsidP="000B69ED">
      <w:r>
        <w:t>print(</w:t>
      </w:r>
      <w:proofErr w:type="spellStart"/>
      <w:r>
        <w:t>outlier_fraction</w:t>
      </w:r>
      <w:proofErr w:type="spellEnd"/>
      <w:r>
        <w:t>)</w:t>
      </w:r>
    </w:p>
    <w:p w14:paraId="0D05BFFB" w14:textId="77777777" w:rsidR="000B69ED" w:rsidRDefault="000B69ED" w:rsidP="000B69ED"/>
    <w:p w14:paraId="30A2AA98" w14:textId="77777777" w:rsidR="000B69ED" w:rsidRDefault="000B69ED" w:rsidP="000B69ED">
      <w:proofErr w:type="gramStart"/>
      <w:r>
        <w:t>print(</w:t>
      </w:r>
      <w:proofErr w:type="gramEnd"/>
      <w:r>
        <w:t xml:space="preserve">"Fraud </w:t>
      </w:r>
      <w:proofErr w:type="gramStart"/>
      <w:r>
        <w:t>Cases :</w:t>
      </w:r>
      <w:proofErr w:type="gramEnd"/>
      <w:r>
        <w:t xml:space="preserve"> {}</w:t>
      </w:r>
      <w:proofErr w:type="gramStart"/>
      <w:r>
        <w:t>".format</w:t>
      </w:r>
      <w:proofErr w:type="gramEnd"/>
      <w:r>
        <w:t>(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Fraud)))</w:t>
      </w:r>
    </w:p>
    <w:p w14:paraId="6B775BB6" w14:textId="77777777" w:rsidR="000B69ED" w:rsidRDefault="000B69ED" w:rsidP="000B69ED"/>
    <w:p w14:paraId="46391F41" w14:textId="5D0654CB" w:rsidR="002737E4" w:rsidRDefault="000B69ED" w:rsidP="000B69ED">
      <w:proofErr w:type="gramStart"/>
      <w:r>
        <w:t>print(</w:t>
      </w:r>
      <w:proofErr w:type="gramEnd"/>
      <w:r>
        <w:t xml:space="preserve">"Valid </w:t>
      </w:r>
      <w:proofErr w:type="gramStart"/>
      <w:r>
        <w:t>Cases :</w:t>
      </w:r>
      <w:proofErr w:type="gramEnd"/>
      <w:r>
        <w:t xml:space="preserve"> {}</w:t>
      </w:r>
      <w:proofErr w:type="gramStart"/>
      <w:r>
        <w:t>".format</w:t>
      </w:r>
      <w:proofErr w:type="gramEnd"/>
      <w:r>
        <w:t>(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Valid)))</w:t>
      </w:r>
    </w:p>
    <w:p w14:paraId="73AE110F" w14:textId="77777777" w:rsidR="000B69ED" w:rsidRDefault="000B69ED" w:rsidP="000B69ED"/>
    <w:p w14:paraId="34CCBC40" w14:textId="77777777" w:rsidR="000B69ED" w:rsidRDefault="000B69ED" w:rsidP="000B69ED"/>
    <w:p w14:paraId="22449E2C" w14:textId="77777777" w:rsidR="000B69ED" w:rsidRDefault="000B69ED" w:rsidP="000B69ED"/>
    <w:p w14:paraId="456ED800" w14:textId="77777777" w:rsidR="000B69ED" w:rsidRDefault="000B69ED" w:rsidP="000B69ED"/>
    <w:p w14:paraId="55C496D9" w14:textId="77777777" w:rsidR="000B69ED" w:rsidRDefault="000B69ED" w:rsidP="000B69ED"/>
    <w:p w14:paraId="4B97D9BB" w14:textId="77777777" w:rsidR="000B69ED" w:rsidRDefault="000B69ED" w:rsidP="000B69ED">
      <w:r>
        <w:t xml:space="preserve">import seaborn as </w:t>
      </w:r>
      <w:proofErr w:type="spellStart"/>
      <w:r>
        <w:t>sns</w:t>
      </w:r>
      <w:proofErr w:type="spellEnd"/>
    </w:p>
    <w:p w14:paraId="1B88AF01" w14:textId="77777777" w:rsidR="000B69ED" w:rsidRDefault="000B69ED" w:rsidP="000B69ED">
      <w:r>
        <w:t>#</w:t>
      </w:r>
      <w:proofErr w:type="gramStart"/>
      <w:r>
        <w:t>get</w:t>
      </w:r>
      <w:proofErr w:type="gramEnd"/>
      <w:r>
        <w:t xml:space="preserve"> correlations of each </w:t>
      </w:r>
      <w:proofErr w:type="gramStart"/>
      <w:r>
        <w:t>features</w:t>
      </w:r>
      <w:proofErr w:type="gramEnd"/>
      <w:r>
        <w:t xml:space="preserve"> in dataset</w:t>
      </w:r>
    </w:p>
    <w:p w14:paraId="65AE8B8F" w14:textId="77777777" w:rsidR="000B69ED" w:rsidRDefault="000B69ED" w:rsidP="000B69ED">
      <w:proofErr w:type="spellStart"/>
      <w:r>
        <w:t>corrmat</w:t>
      </w:r>
      <w:proofErr w:type="spellEnd"/>
      <w:r>
        <w:t xml:space="preserve"> = data1.corr()</w:t>
      </w:r>
    </w:p>
    <w:p w14:paraId="742CD0C0" w14:textId="77777777" w:rsidR="000B69ED" w:rsidRDefault="000B69ED" w:rsidP="000B69ED">
      <w:proofErr w:type="spellStart"/>
      <w:r>
        <w:t>top_corr_features</w:t>
      </w:r>
      <w:proofErr w:type="spellEnd"/>
      <w:r>
        <w:t xml:space="preserve"> = </w:t>
      </w:r>
      <w:proofErr w:type="spellStart"/>
      <w:proofErr w:type="gramStart"/>
      <w:r>
        <w:t>corrmat.index</w:t>
      </w:r>
      <w:proofErr w:type="spellEnd"/>
      <w:proofErr w:type="gramEnd"/>
    </w:p>
    <w:p w14:paraId="765153DA" w14:textId="77777777" w:rsidR="000B69ED" w:rsidRDefault="000B69ED" w:rsidP="000B69ED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20,20))</w:t>
      </w:r>
    </w:p>
    <w:p w14:paraId="290AC703" w14:textId="77777777" w:rsidR="000B69ED" w:rsidRDefault="000B69ED" w:rsidP="000B69ED">
      <w:r>
        <w:t>#plot heat map</w:t>
      </w:r>
    </w:p>
    <w:p w14:paraId="1E4B1A84" w14:textId="1D817876" w:rsidR="000B69ED" w:rsidRDefault="000B69ED" w:rsidP="000B69ED">
      <w:r>
        <w:t>g=</w:t>
      </w:r>
      <w:proofErr w:type="gramStart"/>
      <w:r>
        <w:t>sns.heatmap</w:t>
      </w:r>
      <w:proofErr w:type="gramEnd"/>
      <w:r>
        <w:t>(data[top_corr_features</w:t>
      </w:r>
      <w:proofErr w:type="gramStart"/>
      <w:r>
        <w:t>].corr</w:t>
      </w:r>
      <w:proofErr w:type="gramEnd"/>
      <w:r>
        <w:t>(</w:t>
      </w:r>
      <w:proofErr w:type="gramStart"/>
      <w:r>
        <w:t>),annot</w:t>
      </w:r>
      <w:proofErr w:type="gramEnd"/>
      <w:r>
        <w:t>=</w:t>
      </w:r>
      <w:proofErr w:type="gramStart"/>
      <w:r>
        <w:t>True,cmap</w:t>
      </w:r>
      <w:proofErr w:type="gramEnd"/>
      <w:r>
        <w:t>="RdYlGn")</w:t>
      </w:r>
    </w:p>
    <w:p w14:paraId="42CBD2AA" w14:textId="77777777" w:rsidR="000B69ED" w:rsidRDefault="000B69ED" w:rsidP="000B69ED"/>
    <w:p w14:paraId="4020C306" w14:textId="77777777" w:rsidR="000B69ED" w:rsidRDefault="000B69ED" w:rsidP="000B69ED"/>
    <w:p w14:paraId="0186FD9F" w14:textId="77777777" w:rsidR="000B69ED" w:rsidRDefault="000B69ED" w:rsidP="000B69ED"/>
    <w:p w14:paraId="00111E05" w14:textId="77777777" w:rsidR="000B69ED" w:rsidRDefault="000B69ED" w:rsidP="000B69ED"/>
    <w:p w14:paraId="02CCBB07" w14:textId="77777777" w:rsidR="000B69ED" w:rsidRDefault="000B69ED" w:rsidP="000B69ED"/>
    <w:p w14:paraId="584D0990" w14:textId="77777777" w:rsidR="000B69ED" w:rsidRDefault="000B69ED" w:rsidP="000B69ED"/>
    <w:p w14:paraId="7E195228" w14:textId="77777777" w:rsidR="000B69ED" w:rsidRDefault="000B69ED" w:rsidP="000B69ED"/>
    <w:p w14:paraId="196F74EA" w14:textId="77777777" w:rsidR="000B69ED" w:rsidRDefault="000B69ED" w:rsidP="000B69ED">
      <w:r>
        <w:t>#Create independent and Dependent Features</w:t>
      </w:r>
    </w:p>
    <w:p w14:paraId="63E4FAB0" w14:textId="77777777" w:rsidR="000B69ED" w:rsidRDefault="000B69ED" w:rsidP="000B69ED">
      <w:r>
        <w:t xml:space="preserve">columns = </w:t>
      </w:r>
      <w:proofErr w:type="gramStart"/>
      <w:r>
        <w:t>data1.columns.tolist</w:t>
      </w:r>
      <w:proofErr w:type="gramEnd"/>
      <w:r>
        <w:t>()</w:t>
      </w:r>
    </w:p>
    <w:p w14:paraId="62722F4A" w14:textId="77777777" w:rsidR="000B69ED" w:rsidRDefault="000B69ED" w:rsidP="000B69ED">
      <w:r>
        <w:t xml:space="preserve"># Filter the columns to remove data we do not want </w:t>
      </w:r>
    </w:p>
    <w:p w14:paraId="518D25AA" w14:textId="77777777" w:rsidR="000B69ED" w:rsidRDefault="000B69ED" w:rsidP="000B69ED">
      <w:r>
        <w:lastRenderedPageBreak/>
        <w:t>columns = [c for c in columns if c not in ["Class"]]</w:t>
      </w:r>
    </w:p>
    <w:p w14:paraId="2EEAC74C" w14:textId="77777777" w:rsidR="000B69ED" w:rsidRDefault="000B69ED" w:rsidP="000B69ED">
      <w:r>
        <w:t xml:space="preserve"># Store the variable we are predicting </w:t>
      </w:r>
    </w:p>
    <w:p w14:paraId="7FEC6E98" w14:textId="77777777" w:rsidR="000B69ED" w:rsidRDefault="000B69ED" w:rsidP="000B69ED">
      <w:r>
        <w:t>target = "Class"</w:t>
      </w:r>
    </w:p>
    <w:p w14:paraId="2C5BC211" w14:textId="77777777" w:rsidR="000B69ED" w:rsidRDefault="000B69ED" w:rsidP="000B69ED">
      <w:r>
        <w:t xml:space="preserve"># Define a random state </w:t>
      </w:r>
    </w:p>
    <w:p w14:paraId="5730E1F6" w14:textId="77777777" w:rsidR="000B69ED" w:rsidRDefault="000B69ED" w:rsidP="000B69ED">
      <w:r>
        <w:t xml:space="preserve">state = </w:t>
      </w:r>
      <w:proofErr w:type="spellStart"/>
      <w:proofErr w:type="gramStart"/>
      <w:r>
        <w:t>np.random</w:t>
      </w:r>
      <w:proofErr w:type="gramEnd"/>
      <w:r>
        <w:t>.</w:t>
      </w:r>
      <w:proofErr w:type="gramStart"/>
      <w:r>
        <w:t>RandomState</w:t>
      </w:r>
      <w:proofErr w:type="spellEnd"/>
      <w:r>
        <w:t>(</w:t>
      </w:r>
      <w:proofErr w:type="gramEnd"/>
      <w:r>
        <w:t>42)</w:t>
      </w:r>
    </w:p>
    <w:p w14:paraId="095987C4" w14:textId="77777777" w:rsidR="000B69ED" w:rsidRDefault="000B69ED" w:rsidP="000B69ED">
      <w:r>
        <w:t>X = data1[columns]</w:t>
      </w:r>
    </w:p>
    <w:p w14:paraId="4ABA252C" w14:textId="77777777" w:rsidR="000B69ED" w:rsidRDefault="000B69ED" w:rsidP="000B69ED">
      <w:r>
        <w:t>Y = data1[target]</w:t>
      </w:r>
    </w:p>
    <w:p w14:paraId="6230E0F3" w14:textId="77777777" w:rsidR="000B69ED" w:rsidRDefault="000B69ED" w:rsidP="000B69ED">
      <w:r>
        <w:t xml:space="preserve">X_outliers = </w:t>
      </w:r>
      <w:proofErr w:type="spellStart"/>
      <w:proofErr w:type="gramStart"/>
      <w:r>
        <w:t>state.uniform</w:t>
      </w:r>
      <w:proofErr w:type="spellEnd"/>
      <w:proofErr w:type="gramEnd"/>
      <w:r>
        <w:t>(low=0, high=1, size=(</w:t>
      </w:r>
      <w:proofErr w:type="gramStart"/>
      <w:r>
        <w:t>X.shape</w:t>
      </w:r>
      <w:proofErr w:type="gramEnd"/>
      <w:r>
        <w:t xml:space="preserve">[0], </w:t>
      </w:r>
      <w:proofErr w:type="gramStart"/>
      <w:r>
        <w:t>X.shape</w:t>
      </w:r>
      <w:proofErr w:type="gramEnd"/>
      <w:r>
        <w:t>[1]))</w:t>
      </w:r>
    </w:p>
    <w:p w14:paraId="0832AD90" w14:textId="77777777" w:rsidR="000B69ED" w:rsidRDefault="000B69ED" w:rsidP="000B69ED">
      <w:r>
        <w:t># Print the shapes of X &amp; Y</w:t>
      </w:r>
    </w:p>
    <w:p w14:paraId="1B391447" w14:textId="77777777" w:rsidR="000B69ED" w:rsidRDefault="000B69ED" w:rsidP="000B69ED">
      <w:r>
        <w:t>print(</w:t>
      </w:r>
      <w:proofErr w:type="gramStart"/>
      <w:r>
        <w:t>X.shape</w:t>
      </w:r>
      <w:proofErr w:type="gramEnd"/>
      <w:r>
        <w:t>)</w:t>
      </w:r>
    </w:p>
    <w:p w14:paraId="23F528A2" w14:textId="77CBACA6" w:rsidR="000B69ED" w:rsidRDefault="000B69ED" w:rsidP="000B69ED">
      <w:r>
        <w:t>print(</w:t>
      </w:r>
      <w:proofErr w:type="spellStart"/>
      <w:proofErr w:type="gramStart"/>
      <w:r>
        <w:t>Y.shape</w:t>
      </w:r>
      <w:proofErr w:type="spellEnd"/>
      <w:proofErr w:type="gramEnd"/>
      <w:r>
        <w:t>)</w:t>
      </w:r>
    </w:p>
    <w:p w14:paraId="579E5DD5" w14:textId="77777777" w:rsidR="000B69ED" w:rsidRDefault="000B69ED" w:rsidP="000B69ED"/>
    <w:p w14:paraId="3A76D66B" w14:textId="77777777" w:rsidR="000B69ED" w:rsidRDefault="000B69ED" w:rsidP="000B69ED"/>
    <w:p w14:paraId="0BC8F46E" w14:textId="77777777" w:rsidR="000B69ED" w:rsidRDefault="000B69ED" w:rsidP="000B69ED"/>
    <w:p w14:paraId="73BCB46D" w14:textId="77777777" w:rsidR="000B69ED" w:rsidRDefault="000B69ED" w:rsidP="000B69ED"/>
    <w:p w14:paraId="47293124" w14:textId="77777777" w:rsidR="000B69ED" w:rsidRDefault="000B69ED" w:rsidP="000B69ED"/>
    <w:p w14:paraId="7B6F8039" w14:textId="77777777" w:rsidR="000B69ED" w:rsidRDefault="000B69ED" w:rsidP="000B69ED"/>
    <w:p w14:paraId="60FA796C" w14:textId="77777777" w:rsidR="000B69ED" w:rsidRDefault="000B69ED" w:rsidP="000B69ED"/>
    <w:p w14:paraId="1BE165B7" w14:textId="77777777" w:rsidR="000B69ED" w:rsidRDefault="000B69ED" w:rsidP="000B69ED"/>
    <w:p w14:paraId="13B45B02" w14:textId="77777777" w:rsidR="000B69ED" w:rsidRDefault="000B69ED" w:rsidP="000B69ED"/>
    <w:p w14:paraId="612514BC" w14:textId="77777777" w:rsidR="000B69ED" w:rsidRDefault="000B69ED" w:rsidP="000B69ED"/>
    <w:p w14:paraId="23619F82" w14:textId="77777777" w:rsidR="000B69ED" w:rsidRDefault="000B69ED" w:rsidP="000B69ED"/>
    <w:p w14:paraId="6159E315" w14:textId="77777777" w:rsidR="000B69ED" w:rsidRDefault="000B69ED" w:rsidP="000B69ED">
      <w:r>
        <w:t>classifiers = {</w:t>
      </w:r>
    </w:p>
    <w:p w14:paraId="50698E72" w14:textId="77777777" w:rsidR="000B69ED" w:rsidRDefault="000B69ED" w:rsidP="000B69ED">
      <w:r>
        <w:t xml:space="preserve">    "Isolation </w:t>
      </w:r>
      <w:proofErr w:type="spellStart"/>
      <w:r>
        <w:t>Forest</w:t>
      </w:r>
      <w:proofErr w:type="gramStart"/>
      <w:r>
        <w:t>":IsolationForest</w:t>
      </w:r>
      <w:proofErr w:type="spellEnd"/>
      <w:proofErr w:type="gramEnd"/>
      <w:r>
        <w:t xml:space="preserve">(n_estimators=100, </w:t>
      </w:r>
      <w:proofErr w:type="spellStart"/>
      <w:r>
        <w:t>max_samples</w:t>
      </w:r>
      <w:proofErr w:type="spellEnd"/>
      <w:r>
        <w:t>=</w:t>
      </w:r>
      <w:proofErr w:type="spellStart"/>
      <w:r>
        <w:t>len</w:t>
      </w:r>
      <w:proofErr w:type="spellEnd"/>
      <w:r>
        <w:t xml:space="preserve">(X), </w:t>
      </w:r>
    </w:p>
    <w:p w14:paraId="7C8A81E1" w14:textId="77777777" w:rsidR="000B69ED" w:rsidRDefault="000B69ED" w:rsidP="000B69ED">
      <w:r>
        <w:t xml:space="preserve">                                       contamination=</w:t>
      </w:r>
      <w:proofErr w:type="spellStart"/>
      <w:r>
        <w:t>outlier_</w:t>
      </w:r>
      <w:proofErr w:type="gramStart"/>
      <w:r>
        <w:t>fraction,random</w:t>
      </w:r>
      <w:proofErr w:type="gramEnd"/>
      <w:r>
        <w:t>_state</w:t>
      </w:r>
      <w:proofErr w:type="spellEnd"/>
      <w:r>
        <w:t>=state, verbose=0),</w:t>
      </w:r>
    </w:p>
    <w:p w14:paraId="68A5861A" w14:textId="77777777" w:rsidR="000B69ED" w:rsidRDefault="000B69ED" w:rsidP="000B69ED">
      <w:r>
        <w:t xml:space="preserve">    "Local Outlier </w:t>
      </w:r>
      <w:proofErr w:type="spellStart"/>
      <w:r>
        <w:t>Factor</w:t>
      </w:r>
      <w:proofErr w:type="gramStart"/>
      <w:r>
        <w:t>":LocalOutlierFactor</w:t>
      </w:r>
      <w:proofErr w:type="spellEnd"/>
      <w:proofErr w:type="gramEnd"/>
      <w:r>
        <w:t>(</w:t>
      </w:r>
      <w:proofErr w:type="spellStart"/>
      <w:r>
        <w:t>n_neighbors</w:t>
      </w:r>
      <w:proofErr w:type="spellEnd"/>
      <w:r>
        <w:t xml:space="preserve">=20, algorithm='auto', </w:t>
      </w:r>
    </w:p>
    <w:p w14:paraId="31168CE8" w14:textId="77777777" w:rsidR="000B69ED" w:rsidRDefault="000B69ED" w:rsidP="000B69ED">
      <w:r>
        <w:t xml:space="preserve">                                              </w:t>
      </w:r>
      <w:proofErr w:type="spellStart"/>
      <w:r>
        <w:t>leaf_size</w:t>
      </w:r>
      <w:proofErr w:type="spellEnd"/>
      <w:r>
        <w:t>=30, metric='</w:t>
      </w:r>
      <w:proofErr w:type="spellStart"/>
      <w:r>
        <w:t>minkowski</w:t>
      </w:r>
      <w:proofErr w:type="spellEnd"/>
      <w:r>
        <w:t>',</w:t>
      </w:r>
    </w:p>
    <w:p w14:paraId="4928649E" w14:textId="77777777" w:rsidR="000B69ED" w:rsidRDefault="000B69ED" w:rsidP="000B69ED">
      <w:r>
        <w:t xml:space="preserve">                                              p=2, </w:t>
      </w:r>
      <w:proofErr w:type="spellStart"/>
      <w:r>
        <w:t>metric_params</w:t>
      </w:r>
      <w:proofErr w:type="spellEnd"/>
      <w:r>
        <w:t>=None, contamination=</w:t>
      </w:r>
      <w:proofErr w:type="spellStart"/>
      <w:r>
        <w:t>outlier_fraction</w:t>
      </w:r>
      <w:proofErr w:type="spellEnd"/>
      <w:r>
        <w:t>),</w:t>
      </w:r>
    </w:p>
    <w:p w14:paraId="2DA8CE0D" w14:textId="77777777" w:rsidR="000B69ED" w:rsidRDefault="000B69ED" w:rsidP="000B69ED">
      <w:r>
        <w:lastRenderedPageBreak/>
        <w:t xml:space="preserve">    "Support Vector Machine</w:t>
      </w:r>
      <w:proofErr w:type="gramStart"/>
      <w:r>
        <w:t>":</w:t>
      </w:r>
      <w:proofErr w:type="spellStart"/>
      <w:r>
        <w:t>OneClassSVM</w:t>
      </w:r>
      <w:proofErr w:type="spellEnd"/>
      <w:proofErr w:type="gramEnd"/>
      <w:r>
        <w:t>(kernel='</w:t>
      </w:r>
      <w:proofErr w:type="spellStart"/>
      <w:r>
        <w:t>rbf</w:t>
      </w:r>
      <w:proofErr w:type="spellEnd"/>
      <w:r>
        <w:t>', degree=3, gamma=0.</w:t>
      </w:r>
      <w:proofErr w:type="gramStart"/>
      <w:r>
        <w:t>1,nu</w:t>
      </w:r>
      <w:proofErr w:type="gramEnd"/>
      <w:r>
        <w:t xml:space="preserve">=0.05, </w:t>
      </w:r>
    </w:p>
    <w:p w14:paraId="3FF59B98" w14:textId="77777777" w:rsidR="000B69ED" w:rsidRDefault="000B69ED" w:rsidP="000B69ED">
      <w:r>
        <w:t xml:space="preserve">                                         </w:t>
      </w:r>
      <w:proofErr w:type="spellStart"/>
      <w:r>
        <w:t>max_iter</w:t>
      </w:r>
      <w:proofErr w:type="spellEnd"/>
      <w:r>
        <w:t>=-1)</w:t>
      </w:r>
    </w:p>
    <w:p w14:paraId="3975C3E3" w14:textId="4C5EEC03" w:rsidR="000B69ED" w:rsidRDefault="000B69ED" w:rsidP="000B69ED">
      <w:r>
        <w:t>}</w:t>
      </w:r>
    </w:p>
    <w:p w14:paraId="06F0C58F" w14:textId="77777777" w:rsidR="000B69ED" w:rsidRDefault="000B69ED" w:rsidP="000B69ED"/>
    <w:p w14:paraId="37E1C5E4" w14:textId="09A0DD29" w:rsidR="000B69ED" w:rsidRDefault="000B69ED" w:rsidP="000B69ED">
      <w:r w:rsidRPr="000B69ED">
        <w:t>type(classifiers)</w:t>
      </w:r>
    </w:p>
    <w:p w14:paraId="74A1F25A" w14:textId="77777777" w:rsidR="000B69ED" w:rsidRDefault="000B69ED" w:rsidP="000B69ED"/>
    <w:p w14:paraId="0F640135" w14:textId="77777777" w:rsidR="000B69ED" w:rsidRDefault="000B69ED" w:rsidP="000B69ED"/>
    <w:p w14:paraId="2B1CD64A" w14:textId="77777777" w:rsidR="000B69ED" w:rsidRDefault="000B69ED" w:rsidP="000B69ED"/>
    <w:p w14:paraId="4A93499E" w14:textId="77777777" w:rsidR="000B69ED" w:rsidRDefault="000B69ED" w:rsidP="000B69ED"/>
    <w:p w14:paraId="23EE7D58" w14:textId="77777777" w:rsidR="000B69ED" w:rsidRDefault="000B69ED" w:rsidP="000B69ED"/>
    <w:p w14:paraId="59E83EBE" w14:textId="77777777" w:rsidR="000B69ED" w:rsidRDefault="000B69ED" w:rsidP="000B69ED"/>
    <w:p w14:paraId="6F18D2CD" w14:textId="77777777" w:rsidR="000B69ED" w:rsidRDefault="000B69ED" w:rsidP="000B69ED"/>
    <w:p w14:paraId="31F0E341" w14:textId="77777777" w:rsidR="000B69ED" w:rsidRDefault="000B69ED" w:rsidP="000B69ED"/>
    <w:p w14:paraId="36E97026" w14:textId="77777777" w:rsidR="000B69ED" w:rsidRDefault="000B69ED" w:rsidP="000B69ED"/>
    <w:p w14:paraId="37EFD565" w14:textId="77777777" w:rsidR="000B69ED" w:rsidRDefault="000B69ED" w:rsidP="000B69ED"/>
    <w:p w14:paraId="004D1BBC" w14:textId="77777777" w:rsidR="000B69ED" w:rsidRDefault="000B69ED" w:rsidP="000B69ED">
      <w:proofErr w:type="spellStart"/>
      <w:r>
        <w:t>n_outliers</w:t>
      </w:r>
      <w:proofErr w:type="spellEnd"/>
      <w:r>
        <w:t xml:space="preserve"> =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Fraud)</w:t>
      </w:r>
    </w:p>
    <w:p w14:paraId="292DB7FE" w14:textId="77777777" w:rsidR="000B69ED" w:rsidRDefault="000B69ED" w:rsidP="000B69ED">
      <w:r>
        <w:t xml:space="preserve">for </w:t>
      </w:r>
      <w:proofErr w:type="spellStart"/>
      <w:r>
        <w:t>i</w:t>
      </w:r>
      <w:proofErr w:type="spellEnd"/>
      <w:r>
        <w:t>, (</w:t>
      </w:r>
      <w:proofErr w:type="spellStart"/>
      <w:r>
        <w:t>clf_</w:t>
      </w:r>
      <w:proofErr w:type="gramStart"/>
      <w:r>
        <w:t>name,clf</w:t>
      </w:r>
      <w:proofErr w:type="spellEnd"/>
      <w:proofErr w:type="gramEnd"/>
      <w:r>
        <w:t>) in enumerate(</w:t>
      </w:r>
      <w:proofErr w:type="spellStart"/>
      <w:proofErr w:type="gramStart"/>
      <w:r>
        <w:t>classifiers.items</w:t>
      </w:r>
      <w:proofErr w:type="spellEnd"/>
      <w:proofErr w:type="gramEnd"/>
      <w:r>
        <w:t>()):</w:t>
      </w:r>
    </w:p>
    <w:p w14:paraId="59F843B2" w14:textId="77777777" w:rsidR="000B69ED" w:rsidRDefault="000B69ED" w:rsidP="000B69ED">
      <w:r>
        <w:t xml:space="preserve">    #Fit the data and tag outliers</w:t>
      </w:r>
    </w:p>
    <w:p w14:paraId="2449E346" w14:textId="77777777" w:rsidR="000B69ED" w:rsidRDefault="000B69ED" w:rsidP="000B69ED">
      <w:r>
        <w:t xml:space="preserve">    if </w:t>
      </w:r>
      <w:proofErr w:type="spellStart"/>
      <w:r>
        <w:t>clf_name</w:t>
      </w:r>
      <w:proofErr w:type="spellEnd"/>
      <w:r>
        <w:t xml:space="preserve"> == "Local Outlier Factor":</w:t>
      </w:r>
    </w:p>
    <w:p w14:paraId="41A0C594" w14:textId="77777777" w:rsidR="000B69ED" w:rsidRDefault="000B69ED" w:rsidP="000B69ED">
      <w:r>
        <w:t xml:space="preserve">       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clf.fit_predict</w:t>
      </w:r>
      <w:proofErr w:type="spellEnd"/>
      <w:r>
        <w:t>(X)</w:t>
      </w:r>
    </w:p>
    <w:p w14:paraId="4FC88DBD" w14:textId="77777777" w:rsidR="000B69ED" w:rsidRDefault="000B69ED" w:rsidP="000B69ED">
      <w:r>
        <w:t xml:space="preserve">        </w:t>
      </w:r>
      <w:proofErr w:type="spellStart"/>
      <w:r>
        <w:t>scores_prediction</w:t>
      </w:r>
      <w:proofErr w:type="spellEnd"/>
      <w:r>
        <w:t xml:space="preserve"> = </w:t>
      </w:r>
      <w:proofErr w:type="spellStart"/>
      <w:proofErr w:type="gramStart"/>
      <w:r>
        <w:t>clf.negative</w:t>
      </w:r>
      <w:proofErr w:type="gramEnd"/>
      <w:r>
        <w:t>_outlier_factor</w:t>
      </w:r>
      <w:proofErr w:type="spellEnd"/>
      <w:r>
        <w:t>_</w:t>
      </w:r>
    </w:p>
    <w:p w14:paraId="5BF276BB" w14:textId="77777777" w:rsidR="000B69ED" w:rsidRDefault="000B69ED" w:rsidP="000B69ED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clf_name</w:t>
      </w:r>
      <w:proofErr w:type="spellEnd"/>
      <w:r>
        <w:t xml:space="preserve"> == "Support Vector Machine":</w:t>
      </w:r>
    </w:p>
    <w:p w14:paraId="7FC1D36C" w14:textId="77777777" w:rsidR="000B69ED" w:rsidRDefault="000B69ED" w:rsidP="000B69ED">
      <w:r>
        <w:t xml:space="preserve">        </w:t>
      </w:r>
      <w:proofErr w:type="spellStart"/>
      <w:r>
        <w:t>clf.fit</w:t>
      </w:r>
      <w:proofErr w:type="spellEnd"/>
      <w:r>
        <w:t>(X)</w:t>
      </w:r>
    </w:p>
    <w:p w14:paraId="49D8E13A" w14:textId="77777777" w:rsidR="000B69ED" w:rsidRDefault="000B69ED" w:rsidP="000B69ED">
      <w:r>
        <w:t xml:space="preserve">        </w:t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clf.predict</w:t>
      </w:r>
      <w:proofErr w:type="spellEnd"/>
      <w:proofErr w:type="gramEnd"/>
      <w:r>
        <w:t>(X)</w:t>
      </w:r>
    </w:p>
    <w:p w14:paraId="204545D0" w14:textId="77777777" w:rsidR="000B69ED" w:rsidRDefault="000B69ED" w:rsidP="000B69ED">
      <w:r>
        <w:t xml:space="preserve">    else:    </w:t>
      </w:r>
    </w:p>
    <w:p w14:paraId="1C940AF1" w14:textId="77777777" w:rsidR="000B69ED" w:rsidRDefault="000B69ED" w:rsidP="000B69ED">
      <w:r>
        <w:t xml:space="preserve">        </w:t>
      </w:r>
      <w:proofErr w:type="spellStart"/>
      <w:r>
        <w:t>clf.fit</w:t>
      </w:r>
      <w:proofErr w:type="spellEnd"/>
      <w:r>
        <w:t>(X)</w:t>
      </w:r>
    </w:p>
    <w:p w14:paraId="767472E0" w14:textId="77777777" w:rsidR="000B69ED" w:rsidRDefault="000B69ED" w:rsidP="000B69ED">
      <w:r>
        <w:t xml:space="preserve">        </w:t>
      </w:r>
      <w:proofErr w:type="spellStart"/>
      <w:r>
        <w:t>scores_prediction</w:t>
      </w:r>
      <w:proofErr w:type="spellEnd"/>
      <w:r>
        <w:t xml:space="preserve"> = </w:t>
      </w:r>
      <w:proofErr w:type="spellStart"/>
      <w:proofErr w:type="gramStart"/>
      <w:r>
        <w:t>clf.decision</w:t>
      </w:r>
      <w:proofErr w:type="gramEnd"/>
      <w:r>
        <w:t>_function</w:t>
      </w:r>
      <w:proofErr w:type="spellEnd"/>
      <w:r>
        <w:t>(X)</w:t>
      </w:r>
    </w:p>
    <w:p w14:paraId="6C67E579" w14:textId="77777777" w:rsidR="000B69ED" w:rsidRDefault="000B69ED" w:rsidP="000B69ED">
      <w:r>
        <w:t xml:space="preserve">        </w:t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clf.predict</w:t>
      </w:r>
      <w:proofErr w:type="spellEnd"/>
      <w:proofErr w:type="gramEnd"/>
      <w:r>
        <w:t>(X)</w:t>
      </w:r>
    </w:p>
    <w:p w14:paraId="68DB3496" w14:textId="77777777" w:rsidR="000B69ED" w:rsidRDefault="000B69ED" w:rsidP="000B69ED">
      <w:r>
        <w:lastRenderedPageBreak/>
        <w:t xml:space="preserve">    #Reshape the prediction values to 0 for Valid </w:t>
      </w:r>
      <w:proofErr w:type="gramStart"/>
      <w:r>
        <w:t>transactions ,</w:t>
      </w:r>
      <w:proofErr w:type="gramEnd"/>
      <w:r>
        <w:t xml:space="preserve"> 1 for Fraud transactions</w:t>
      </w:r>
    </w:p>
    <w:p w14:paraId="3C7D5268" w14:textId="77777777" w:rsidR="000B69ED" w:rsidRDefault="000B69ED" w:rsidP="000B69ED">
      <w:r>
        <w:t xml:space="preserve">    </w:t>
      </w:r>
      <w:proofErr w:type="spellStart"/>
      <w:r>
        <w:t>y_</w:t>
      </w:r>
      <w:proofErr w:type="gramStart"/>
      <w:r>
        <w:t>pred</w:t>
      </w:r>
      <w:proofErr w:type="spellEnd"/>
      <w:r>
        <w:t>[</w:t>
      </w:r>
      <w:proofErr w:type="spellStart"/>
      <w:proofErr w:type="gramEnd"/>
      <w:r>
        <w:t>y_pred</w:t>
      </w:r>
      <w:proofErr w:type="spellEnd"/>
      <w:r>
        <w:t xml:space="preserve"> == 1] = 0</w:t>
      </w:r>
    </w:p>
    <w:p w14:paraId="2ECF398C" w14:textId="77777777" w:rsidR="000B69ED" w:rsidRDefault="000B69ED" w:rsidP="000B69ED">
      <w:r>
        <w:t xml:space="preserve">    </w:t>
      </w:r>
      <w:proofErr w:type="spellStart"/>
      <w:r>
        <w:t>y_</w:t>
      </w:r>
      <w:proofErr w:type="gramStart"/>
      <w:r>
        <w:t>pred</w:t>
      </w:r>
      <w:proofErr w:type="spellEnd"/>
      <w:r>
        <w:t>[</w:t>
      </w:r>
      <w:proofErr w:type="spellStart"/>
      <w:proofErr w:type="gramEnd"/>
      <w:r>
        <w:t>y_pred</w:t>
      </w:r>
      <w:proofErr w:type="spellEnd"/>
      <w:r>
        <w:t xml:space="preserve"> == -1] = 1</w:t>
      </w:r>
    </w:p>
    <w:p w14:paraId="5EDF7A90" w14:textId="77777777" w:rsidR="000B69ED" w:rsidRDefault="000B69ED" w:rsidP="000B69ED">
      <w:r>
        <w:t xml:space="preserve">    </w:t>
      </w:r>
      <w:proofErr w:type="spellStart"/>
      <w:r>
        <w:t>n_errors</w:t>
      </w:r>
      <w:proofErr w:type="spellEnd"/>
      <w:r>
        <w:t xml:space="preserve"> = (</w:t>
      </w:r>
      <w:proofErr w:type="spellStart"/>
      <w:r>
        <w:t>y_</w:t>
      </w:r>
      <w:proofErr w:type="gramStart"/>
      <w:r>
        <w:t>pred</w:t>
      </w:r>
      <w:proofErr w:type="spellEnd"/>
      <w:r>
        <w:t xml:space="preserve"> !</w:t>
      </w:r>
      <w:proofErr w:type="gramEnd"/>
      <w:r>
        <w:t>= Y</w:t>
      </w:r>
      <w:proofErr w:type="gramStart"/>
      <w:r>
        <w:t>).sum</w:t>
      </w:r>
      <w:proofErr w:type="gramEnd"/>
      <w:r>
        <w:t>()</w:t>
      </w:r>
    </w:p>
    <w:p w14:paraId="3E6DC3D3" w14:textId="77777777" w:rsidR="000B69ED" w:rsidRDefault="000B69ED" w:rsidP="000B69ED">
      <w:r>
        <w:t xml:space="preserve">    # Run Classification Metrics</w:t>
      </w:r>
    </w:p>
    <w:p w14:paraId="13FE4381" w14:textId="77777777" w:rsidR="000B69ED" w:rsidRDefault="000B69ED" w:rsidP="000B69ED">
      <w:r>
        <w:t xml:space="preserve">    </w:t>
      </w:r>
      <w:proofErr w:type="gramStart"/>
      <w:r>
        <w:t>print(</w:t>
      </w:r>
      <w:proofErr w:type="gramEnd"/>
      <w:r>
        <w:t>"{}: {}</w:t>
      </w:r>
      <w:proofErr w:type="gramStart"/>
      <w:r>
        <w:t>".format</w:t>
      </w:r>
      <w:proofErr w:type="gramEnd"/>
      <w:r>
        <w:t>(</w:t>
      </w:r>
      <w:proofErr w:type="spellStart"/>
      <w:r>
        <w:t>clf_</w:t>
      </w:r>
      <w:proofErr w:type="gramStart"/>
      <w:r>
        <w:t>name,n</w:t>
      </w:r>
      <w:proofErr w:type="gramEnd"/>
      <w:r>
        <w:t>_errors</w:t>
      </w:r>
      <w:proofErr w:type="spellEnd"/>
      <w:r>
        <w:t>))</w:t>
      </w:r>
    </w:p>
    <w:p w14:paraId="1C707B24" w14:textId="77777777" w:rsidR="000B69ED" w:rsidRDefault="000B69ED" w:rsidP="000B69ED">
      <w:r>
        <w:t xml:space="preserve">    </w:t>
      </w:r>
      <w:proofErr w:type="gramStart"/>
      <w:r>
        <w:t>print(</w:t>
      </w:r>
      <w:proofErr w:type="gramEnd"/>
      <w:r>
        <w:t xml:space="preserve">"Accuracy </w:t>
      </w:r>
      <w:proofErr w:type="gramStart"/>
      <w:r>
        <w:t>Score :</w:t>
      </w:r>
      <w:proofErr w:type="gramEnd"/>
      <w:r>
        <w:t>")</w:t>
      </w:r>
    </w:p>
    <w:p w14:paraId="2230CE4D" w14:textId="77777777" w:rsidR="000B69ED" w:rsidRDefault="000B69ED" w:rsidP="000B69ED">
      <w:r>
        <w:t xml:space="preserve">    print(</w:t>
      </w:r>
      <w:proofErr w:type="spellStart"/>
      <w:r>
        <w:t>accuracy_score</w:t>
      </w:r>
      <w:proofErr w:type="spellEnd"/>
      <w:r>
        <w:t>(</w:t>
      </w:r>
      <w:proofErr w:type="spellStart"/>
      <w:proofErr w:type="gramStart"/>
      <w:r>
        <w:t>Y,y</w:t>
      </w:r>
      <w:proofErr w:type="gramEnd"/>
      <w:r>
        <w:t>_pred</w:t>
      </w:r>
      <w:proofErr w:type="spellEnd"/>
      <w:r>
        <w:t>))</w:t>
      </w:r>
    </w:p>
    <w:p w14:paraId="4567189E" w14:textId="77777777" w:rsidR="000B69ED" w:rsidRDefault="000B69ED" w:rsidP="000B69ED">
      <w:r>
        <w:t xml:space="preserve">    </w:t>
      </w:r>
      <w:proofErr w:type="gramStart"/>
      <w:r>
        <w:t>print(</w:t>
      </w:r>
      <w:proofErr w:type="gramEnd"/>
      <w:r>
        <w:t xml:space="preserve">"Classification </w:t>
      </w:r>
      <w:proofErr w:type="gramStart"/>
      <w:r>
        <w:t>Report :</w:t>
      </w:r>
      <w:proofErr w:type="gramEnd"/>
      <w:r>
        <w:t>")</w:t>
      </w:r>
    </w:p>
    <w:p w14:paraId="01D00141" w14:textId="1F284B87" w:rsidR="000B69ED" w:rsidRDefault="000B69ED" w:rsidP="000B69ED">
      <w:r>
        <w:t xml:space="preserve">    print(</w:t>
      </w:r>
      <w:proofErr w:type="spellStart"/>
      <w:r>
        <w:t>classification_report</w:t>
      </w:r>
      <w:proofErr w:type="spellEnd"/>
      <w:r>
        <w:t>(</w:t>
      </w:r>
      <w:proofErr w:type="spellStart"/>
      <w:proofErr w:type="gramStart"/>
      <w:r>
        <w:t>Y,y</w:t>
      </w:r>
      <w:proofErr w:type="gramEnd"/>
      <w:r>
        <w:t>_pred</w:t>
      </w:r>
      <w:proofErr w:type="spellEnd"/>
      <w:r>
        <w:t>))</w:t>
      </w:r>
    </w:p>
    <w:p w14:paraId="394FB786" w14:textId="66A5FA09" w:rsidR="002737E4" w:rsidRDefault="002737E4" w:rsidP="002737E4"/>
    <w:p w14:paraId="08760663" w14:textId="77777777" w:rsidR="002737E4" w:rsidRDefault="002737E4">
      <w:r>
        <w:br w:type="page"/>
      </w:r>
    </w:p>
    <w:p w14:paraId="5AED8F79" w14:textId="729E8897" w:rsidR="002737E4" w:rsidRDefault="002737E4" w:rsidP="002737E4"/>
    <w:p w14:paraId="46EB0BD4" w14:textId="77777777" w:rsidR="002737E4" w:rsidRDefault="002737E4">
      <w:r>
        <w:br w:type="page"/>
      </w:r>
    </w:p>
    <w:p w14:paraId="4AD54400" w14:textId="79BA88D5" w:rsidR="002737E4" w:rsidRDefault="000B69ED" w:rsidP="002737E4">
      <w:r w:rsidRPr="000B69ED">
        <w:rPr>
          <w:noProof/>
        </w:rPr>
        <w:lastRenderedPageBreak/>
        <w:drawing>
          <wp:inline distT="0" distB="0" distL="0" distR="0" wp14:anchorId="042042CD" wp14:editId="0EB39569">
            <wp:extent cx="5158740" cy="3162300"/>
            <wp:effectExtent l="0" t="0" r="3810" b="0"/>
            <wp:docPr id="39139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99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204" cy="31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DD99" w14:textId="7FD276C3" w:rsidR="002737E4" w:rsidRDefault="002737E4">
      <w:r>
        <w:br w:type="page"/>
      </w:r>
    </w:p>
    <w:p w14:paraId="076D0A9C" w14:textId="6EC1D030" w:rsidR="002737E4" w:rsidRDefault="002737E4" w:rsidP="002737E4"/>
    <w:p w14:paraId="54245561" w14:textId="77777777" w:rsidR="002737E4" w:rsidRDefault="002737E4">
      <w:r>
        <w:br w:type="page"/>
      </w:r>
    </w:p>
    <w:p w14:paraId="02EDE06E" w14:textId="5FB9B695" w:rsidR="002737E4" w:rsidRDefault="002737E4" w:rsidP="002737E4"/>
    <w:p w14:paraId="729E49F1" w14:textId="77777777" w:rsidR="002737E4" w:rsidRDefault="002737E4">
      <w:r>
        <w:br w:type="page"/>
      </w:r>
    </w:p>
    <w:p w14:paraId="546C7462" w14:textId="7144DE50" w:rsidR="002737E4" w:rsidRDefault="002737E4" w:rsidP="002737E4"/>
    <w:p w14:paraId="5A70CF18" w14:textId="1B5384D8" w:rsidR="002737E4" w:rsidRDefault="00A54E08">
      <w:r w:rsidRPr="000B69ED">
        <w:rPr>
          <w:noProof/>
        </w:rPr>
        <w:drawing>
          <wp:anchor distT="0" distB="0" distL="114300" distR="114300" simplePos="0" relativeHeight="251658240" behindDoc="0" locked="0" layoutInCell="1" allowOverlap="1" wp14:anchorId="6E1C0245" wp14:editId="43900CE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0391775" cy="1912620"/>
            <wp:effectExtent l="0" t="0" r="9525" b="0"/>
            <wp:wrapNone/>
            <wp:docPr id="155430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087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177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37E4">
        <w:br w:type="page"/>
      </w:r>
    </w:p>
    <w:p w14:paraId="16CF1F9F" w14:textId="2C1CF6BC" w:rsidR="002737E4" w:rsidRDefault="002737E4" w:rsidP="002737E4"/>
    <w:p w14:paraId="6E324F01" w14:textId="77777777" w:rsidR="002737E4" w:rsidRDefault="002737E4">
      <w:r>
        <w:br w:type="page"/>
      </w:r>
    </w:p>
    <w:p w14:paraId="1E4A86AA" w14:textId="662D2F1A" w:rsidR="002737E4" w:rsidRDefault="002737E4" w:rsidP="002737E4"/>
    <w:p w14:paraId="6E74E65D" w14:textId="77777777" w:rsidR="002737E4" w:rsidRDefault="002737E4">
      <w:r>
        <w:br w:type="page"/>
      </w:r>
    </w:p>
    <w:p w14:paraId="6F876E5F" w14:textId="77777777" w:rsidR="00CF5CDF" w:rsidRDefault="00CF5CDF">
      <w:pPr>
        <w:rPr>
          <w:ins w:id="2" w:author="Microsoft Word" w:date="2025-07-28T21:24:00Z" w16du:dateUtc="2025-07-28T15:54:00Z"/>
        </w:rPr>
      </w:pPr>
    </w:p>
    <w:p w14:paraId="58C5F831" w14:textId="77777777" w:rsidR="00CF5CDF" w:rsidRDefault="00CF5CDF">
      <w:pPr>
        <w:rPr>
          <w:ins w:id="3" w:author="Microsoft Word" w:date="2025-07-28T21:24:00Z" w16du:dateUtc="2025-07-28T15:54:00Z"/>
        </w:rPr>
      </w:pPr>
    </w:p>
    <w:p w14:paraId="58483C35" w14:textId="77777777" w:rsidR="00CF5CDF" w:rsidRDefault="00CF5CDF">
      <w:pPr>
        <w:rPr>
          <w:ins w:id="4" w:author="Microsoft Word" w:date="2025-07-28T21:24:00Z" w16du:dateUtc="2025-07-28T15:54:00Z"/>
        </w:rPr>
      </w:pPr>
    </w:p>
    <w:p w14:paraId="750D53FC" w14:textId="77777777" w:rsidR="00CF5CDF" w:rsidRDefault="00CF5CDF">
      <w:pPr>
        <w:rPr>
          <w:ins w:id="5" w:author="Microsoft Word" w:date="2025-07-28T21:24:00Z" w16du:dateUtc="2025-07-28T15:54:00Z"/>
        </w:rPr>
      </w:pPr>
    </w:p>
    <w:p w14:paraId="30049C9A" w14:textId="77777777" w:rsidR="00CF5CDF" w:rsidRDefault="00CF5CDF">
      <w:pPr>
        <w:rPr>
          <w:ins w:id="6" w:author="Microsoft Word" w:date="2025-07-28T21:24:00Z" w16du:dateUtc="2025-07-28T15:54:00Z"/>
        </w:rPr>
      </w:pPr>
    </w:p>
    <w:p w14:paraId="49BDB660" w14:textId="1CFE419C" w:rsidR="00CF5CDF" w:rsidRDefault="00CE4396">
      <w:pPr>
        <w:rPr>
          <w:ins w:id="7" w:author="Microsoft Word" w:date="2025-07-28T21:24:00Z" w16du:dateUtc="2025-07-28T15:54:00Z"/>
        </w:rPr>
      </w:pPr>
      <w:r w:rsidRPr="00CE4396">
        <w:rPr>
          <w:noProof/>
        </w:rPr>
        <w:drawing>
          <wp:inline distT="0" distB="0" distL="0" distR="0" wp14:anchorId="6127C693" wp14:editId="00139501">
            <wp:extent cx="6638925" cy="5981700"/>
            <wp:effectExtent l="0" t="0" r="9525" b="0"/>
            <wp:docPr id="115553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307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9502" cy="598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5AF" w14:textId="77777777" w:rsidR="00DF5793" w:rsidRDefault="00DF5793">
      <w:pPr>
        <w:rPr>
          <w:ins w:id="8" w:author="Microsoft Word" w:date="2025-07-28T21:24:00Z" w16du:dateUtc="2025-07-28T15:54:00Z"/>
        </w:rPr>
      </w:pPr>
    </w:p>
    <w:p w14:paraId="73F97C1D" w14:textId="77777777" w:rsidR="00DF5793" w:rsidRDefault="00DF5793">
      <w:pPr>
        <w:rPr>
          <w:ins w:id="9" w:author="Microsoft Word" w:date="2025-07-28T21:24:00Z" w16du:dateUtc="2025-07-28T15:54:00Z"/>
        </w:rPr>
      </w:pPr>
    </w:p>
    <w:p w14:paraId="428ACB4F" w14:textId="77777777" w:rsidR="00DF5793" w:rsidRDefault="00DF5793">
      <w:pPr>
        <w:rPr>
          <w:ins w:id="10" w:author="Microsoft Word" w:date="2025-07-28T21:24:00Z" w16du:dateUtc="2025-07-28T15:54:00Z"/>
        </w:rPr>
      </w:pPr>
    </w:p>
    <w:p w14:paraId="46968F63" w14:textId="77777777" w:rsidR="00DF5793" w:rsidRDefault="00DF5793">
      <w:pPr>
        <w:rPr>
          <w:ins w:id="11" w:author="Microsoft Word" w:date="2025-07-28T21:24:00Z" w16du:dateUtc="2025-07-28T15:54:00Z"/>
        </w:rPr>
      </w:pPr>
    </w:p>
    <w:p w14:paraId="536DFC7C" w14:textId="77777777" w:rsidR="00DF5793" w:rsidRDefault="00DF5793">
      <w:pPr>
        <w:rPr>
          <w:ins w:id="12" w:author="Microsoft Word" w:date="2025-07-28T21:24:00Z" w16du:dateUtc="2025-07-28T15:54:00Z"/>
        </w:rPr>
      </w:pPr>
    </w:p>
    <w:p w14:paraId="57DECD70" w14:textId="0F6EBDF9" w:rsidR="00DF5793" w:rsidRDefault="00DF5793">
      <w:pPr>
        <w:rPr>
          <w:ins w:id="13" w:author="Microsoft Word" w:date="2025-07-28T21:24:00Z" w16du:dateUtc="2025-07-28T15:54:00Z"/>
        </w:rPr>
      </w:pPr>
      <w:r w:rsidRPr="00DF5793">
        <w:rPr>
          <w:noProof/>
        </w:rPr>
        <w:drawing>
          <wp:inline distT="0" distB="0" distL="0" distR="0" wp14:anchorId="267AB374" wp14:editId="44662A0E">
            <wp:extent cx="6428427" cy="5811520"/>
            <wp:effectExtent l="0" t="0" r="0" b="0"/>
            <wp:docPr id="162149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0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6328" cy="583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DA5F" w14:textId="410FB69E" w:rsidR="00CF5CDF" w:rsidRDefault="00CF5CDF">
      <w:pPr>
        <w:rPr>
          <w:ins w:id="14" w:author="Microsoft Word" w:date="2025-07-28T21:24:00Z" w16du:dateUtc="2025-07-28T15:54:00Z"/>
        </w:rPr>
      </w:pPr>
    </w:p>
    <w:p w14:paraId="7ADF5E2F" w14:textId="74D3151B" w:rsidR="002737E4" w:rsidRDefault="002737E4" w:rsidP="002737E4"/>
    <w:p w14:paraId="60DDA5F7" w14:textId="77777777" w:rsidR="002737E4" w:rsidRDefault="002737E4">
      <w:r>
        <w:br w:type="page"/>
      </w:r>
    </w:p>
    <w:p w14:paraId="11FB680A" w14:textId="5F65EB7D" w:rsidR="002737E4" w:rsidRDefault="002737E4" w:rsidP="002737E4"/>
    <w:p w14:paraId="6407FEAA" w14:textId="77777777" w:rsidR="002737E4" w:rsidRDefault="002737E4">
      <w:r>
        <w:br w:type="page"/>
      </w:r>
    </w:p>
    <w:p w14:paraId="33019961" w14:textId="1C568D0A" w:rsidR="002737E4" w:rsidRDefault="002737E4" w:rsidP="002737E4"/>
    <w:p w14:paraId="4283CB0B" w14:textId="4A56605C" w:rsidR="00A54E08" w:rsidRPr="00A54E08" w:rsidRDefault="00A54E08" w:rsidP="00A54E08">
      <w:r w:rsidRPr="00A54E08">
        <w:rPr>
          <w:noProof/>
        </w:rPr>
        <w:lastRenderedPageBreak/>
        <w:drawing>
          <wp:inline distT="0" distB="0" distL="0" distR="0" wp14:anchorId="6F62F5FD" wp14:editId="1A242AA6">
            <wp:extent cx="18288000" cy="9715500"/>
            <wp:effectExtent l="0" t="0" r="0" b="0"/>
            <wp:docPr id="1275732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71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673D" w14:textId="6EBB8D73" w:rsidR="002737E4" w:rsidRDefault="002737E4">
      <w:r>
        <w:lastRenderedPageBreak/>
        <w:br w:type="page"/>
      </w:r>
      <w:r w:rsidR="00A54E08" w:rsidRPr="00A54E08">
        <w:rPr>
          <w:noProof/>
        </w:rPr>
        <w:lastRenderedPageBreak/>
        <w:drawing>
          <wp:inline distT="0" distB="0" distL="0" distR="0" wp14:anchorId="752F3104" wp14:editId="2E78531A">
            <wp:extent cx="9716342" cy="5715495"/>
            <wp:effectExtent l="0" t="0" r="0" b="0"/>
            <wp:docPr id="92762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237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16342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11EE" w14:textId="2479DAF8" w:rsidR="002737E4" w:rsidRDefault="002737E4" w:rsidP="002737E4"/>
    <w:p w14:paraId="71D22692" w14:textId="77777777" w:rsidR="002737E4" w:rsidRDefault="002737E4">
      <w:r>
        <w:br w:type="page"/>
      </w:r>
    </w:p>
    <w:p w14:paraId="209237F8" w14:textId="4D4EA792" w:rsidR="002737E4" w:rsidRDefault="002737E4" w:rsidP="002737E4"/>
    <w:p w14:paraId="5D7F7310" w14:textId="77777777" w:rsidR="002737E4" w:rsidRDefault="002737E4">
      <w:r>
        <w:br w:type="page"/>
      </w:r>
    </w:p>
    <w:p w14:paraId="7FA08D03" w14:textId="7A2C24C1" w:rsidR="002737E4" w:rsidRDefault="002737E4" w:rsidP="002737E4"/>
    <w:p w14:paraId="0A8AF335" w14:textId="77777777" w:rsidR="002737E4" w:rsidRDefault="002737E4">
      <w:r>
        <w:br w:type="page"/>
      </w:r>
    </w:p>
    <w:p w14:paraId="055A744B" w14:textId="14504207" w:rsidR="002737E4" w:rsidRDefault="006452E9" w:rsidP="002737E4">
      <w:r w:rsidRPr="006452E9">
        <w:rPr>
          <w:noProof/>
        </w:rPr>
        <w:lastRenderedPageBreak/>
        <w:drawing>
          <wp:inline distT="0" distB="0" distL="0" distR="0" wp14:anchorId="6601D4EA" wp14:editId="6F52150F">
            <wp:extent cx="2674852" cy="5601185"/>
            <wp:effectExtent l="0" t="0" r="0" b="0"/>
            <wp:docPr id="1538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EE40" w14:textId="77777777" w:rsidR="002737E4" w:rsidRDefault="002737E4">
      <w:r>
        <w:br w:type="page"/>
      </w:r>
    </w:p>
    <w:p w14:paraId="2B80369B" w14:textId="6E3BDD73" w:rsidR="002737E4" w:rsidRDefault="002737E4" w:rsidP="002737E4"/>
    <w:p w14:paraId="5DE5FE49" w14:textId="77777777" w:rsidR="008B2637" w:rsidRDefault="002737E4" w:rsidP="008B2637">
      <w:pPr>
        <w:rPr>
          <w:ins w:id="15" w:author="Microsoft Word" w:date="2025-07-28T21:24:00Z" w16du:dateUtc="2025-07-28T15:54:00Z"/>
        </w:rPr>
        <w:sectPr w:rsidR="008B263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06C5C9F3" w14:textId="2FD94D37" w:rsidR="008B2637" w:rsidRPr="008B2637" w:rsidRDefault="008B2637" w:rsidP="008B2637">
      <w:pPr>
        <w:rPr>
          <w:ins w:id="16" w:author="Microsoft Word" w:date="2025-07-28T21:24:00Z" w16du:dateUtc="2025-07-28T15:54:00Z"/>
        </w:rPr>
      </w:pPr>
      <w:r w:rsidRPr="008B2637">
        <w:rPr>
          <w:noProof/>
        </w:rPr>
        <w:lastRenderedPageBreak/>
        <w:drawing>
          <wp:inline distT="0" distB="0" distL="0" distR="0" wp14:anchorId="414ECAC5" wp14:editId="64F89782">
            <wp:extent cx="13921740" cy="7482840"/>
            <wp:effectExtent l="0" t="0" r="3810" b="3810"/>
            <wp:docPr id="484909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174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8283" w14:textId="6CE135B5" w:rsidR="002737E4" w:rsidRDefault="002737E4"/>
    <w:p w14:paraId="368D8534" w14:textId="1C7E5413" w:rsidR="002737E4" w:rsidRDefault="002737E4" w:rsidP="002737E4"/>
    <w:p w14:paraId="356C1F5D" w14:textId="77777777" w:rsidR="002737E4" w:rsidRDefault="002737E4">
      <w:r>
        <w:br w:type="page"/>
      </w:r>
    </w:p>
    <w:p w14:paraId="69901F74" w14:textId="77777777" w:rsidR="007671A1" w:rsidRDefault="007671A1">
      <w:pPr>
        <w:rPr>
          <w:ins w:id="17" w:author="Microsoft Word" w:date="2025-07-28T21:24:00Z" w16du:dateUtc="2025-07-28T15:54:00Z"/>
        </w:rPr>
      </w:pPr>
    </w:p>
    <w:p w14:paraId="38969039" w14:textId="77777777" w:rsidR="007671A1" w:rsidRDefault="007671A1">
      <w:pPr>
        <w:rPr>
          <w:ins w:id="18" w:author="Microsoft Word" w:date="2025-07-28T21:24:00Z" w16du:dateUtc="2025-07-28T15:54:00Z"/>
        </w:rPr>
      </w:pPr>
    </w:p>
    <w:p w14:paraId="24157E3E" w14:textId="6798D263" w:rsidR="007671A1" w:rsidRDefault="007671A1">
      <w:pPr>
        <w:rPr>
          <w:ins w:id="19" w:author="Microsoft Word" w:date="2025-07-28T21:24:00Z" w16du:dateUtc="2025-07-28T15:54:00Z"/>
        </w:rPr>
      </w:pPr>
      <w:r w:rsidRPr="00F17E43">
        <w:rPr>
          <w:noProof/>
        </w:rPr>
        <w:drawing>
          <wp:inline distT="0" distB="0" distL="0" distR="0" wp14:anchorId="6CCC03D8" wp14:editId="69BC542D">
            <wp:extent cx="10496550" cy="2914558"/>
            <wp:effectExtent l="0" t="0" r="0" b="635"/>
            <wp:docPr id="155469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52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04054" cy="29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B9EB" w14:textId="402535FE" w:rsidR="002737E4" w:rsidRDefault="007671A1" w:rsidP="002737E4">
      <w:r w:rsidRPr="00F17E43">
        <w:rPr>
          <w:noProof/>
        </w:rPr>
        <w:drawing>
          <wp:inline distT="0" distB="0" distL="0" distR="0" wp14:anchorId="6E952125" wp14:editId="6A257A68">
            <wp:extent cx="10798476" cy="3071126"/>
            <wp:effectExtent l="0" t="0" r="3175" b="0"/>
            <wp:docPr id="89672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16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98476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0B9C" w14:textId="77777777" w:rsidR="0055713B" w:rsidRDefault="0055713B" w:rsidP="002737E4">
      <w:pPr>
        <w:rPr>
          <w:ins w:id="20" w:author="Microsoft Word" w:date="2025-07-28T21:24:00Z" w16du:dateUtc="2025-07-28T15:54:00Z"/>
        </w:rPr>
      </w:pPr>
    </w:p>
    <w:p w14:paraId="15BB1CB7" w14:textId="77777777" w:rsidR="0055713B" w:rsidRDefault="0055713B" w:rsidP="002737E4">
      <w:pPr>
        <w:rPr>
          <w:ins w:id="21" w:author="Microsoft Word" w:date="2025-07-28T21:24:00Z" w16du:dateUtc="2025-07-28T15:54:00Z"/>
        </w:rPr>
      </w:pPr>
    </w:p>
    <w:p w14:paraId="05BA1EC2" w14:textId="77777777" w:rsidR="0055713B" w:rsidRDefault="0055713B" w:rsidP="002737E4">
      <w:pPr>
        <w:rPr>
          <w:ins w:id="22" w:author="Microsoft Word" w:date="2025-07-28T21:24:00Z" w16du:dateUtc="2025-07-28T15:54:00Z"/>
        </w:rPr>
      </w:pPr>
    </w:p>
    <w:p w14:paraId="7373BD60" w14:textId="77777777" w:rsidR="0055713B" w:rsidRDefault="0055713B" w:rsidP="002737E4">
      <w:pPr>
        <w:rPr>
          <w:ins w:id="23" w:author="Microsoft Word" w:date="2025-07-28T21:24:00Z" w16du:dateUtc="2025-07-28T15:54:00Z"/>
        </w:rPr>
      </w:pPr>
    </w:p>
    <w:p w14:paraId="1C153B5E" w14:textId="77777777" w:rsidR="0055713B" w:rsidRDefault="0055713B" w:rsidP="002737E4">
      <w:pPr>
        <w:rPr>
          <w:ins w:id="24" w:author="Microsoft Word" w:date="2025-07-28T21:24:00Z" w16du:dateUtc="2025-07-28T15:54:00Z"/>
        </w:rPr>
      </w:pPr>
    </w:p>
    <w:p w14:paraId="2F1D9F33" w14:textId="77777777" w:rsidR="0055713B" w:rsidRDefault="0055713B" w:rsidP="002737E4">
      <w:pPr>
        <w:rPr>
          <w:ins w:id="25" w:author="Microsoft Word" w:date="2025-07-28T21:24:00Z" w16du:dateUtc="2025-07-28T15:54:00Z"/>
        </w:rPr>
      </w:pPr>
    </w:p>
    <w:p w14:paraId="7789DFFA" w14:textId="77777777" w:rsidR="0055713B" w:rsidRDefault="0055713B" w:rsidP="002737E4">
      <w:pPr>
        <w:rPr>
          <w:ins w:id="26" w:author="Microsoft Word" w:date="2025-07-28T21:24:00Z" w16du:dateUtc="2025-07-28T15:54:00Z"/>
        </w:rPr>
      </w:pPr>
    </w:p>
    <w:p w14:paraId="7D5527ED" w14:textId="4C00FD43" w:rsidR="0055713B" w:rsidRDefault="0055713B" w:rsidP="002737E4">
      <w:pPr>
        <w:rPr>
          <w:ins w:id="27" w:author="Microsoft Word" w:date="2025-07-28T21:24:00Z" w16du:dateUtc="2025-07-28T15:54:00Z"/>
        </w:rPr>
      </w:pPr>
      <w:r w:rsidRPr="009009A8">
        <w:rPr>
          <w:noProof/>
        </w:rPr>
        <w:drawing>
          <wp:inline distT="0" distB="0" distL="0" distR="0" wp14:anchorId="5D00D379" wp14:editId="03BDA486">
            <wp:extent cx="11933954" cy="3772227"/>
            <wp:effectExtent l="0" t="0" r="0" b="0"/>
            <wp:docPr id="128462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33954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E884" w14:textId="77777777" w:rsidR="0055713B" w:rsidRDefault="0055713B" w:rsidP="002737E4">
      <w:pPr>
        <w:rPr>
          <w:ins w:id="28" w:author="Microsoft Word" w:date="2025-07-28T21:24:00Z" w16du:dateUtc="2025-07-28T15:54:00Z"/>
        </w:rPr>
      </w:pPr>
    </w:p>
    <w:p w14:paraId="279A567E" w14:textId="5B48E74D" w:rsidR="00232634" w:rsidRDefault="00A93677" w:rsidP="002737E4">
      <w:pPr>
        <w:rPr>
          <w:ins w:id="29" w:author="Microsoft Word" w:date="2025-07-28T21:24:00Z" w16du:dateUtc="2025-07-28T15:54:00Z"/>
        </w:rPr>
      </w:pPr>
      <w:r w:rsidRPr="009009A8">
        <w:rPr>
          <w:noProof/>
        </w:rPr>
        <w:drawing>
          <wp:inline distT="0" distB="0" distL="0" distR="0" wp14:anchorId="3F7FF031" wp14:editId="2A2E4C70">
            <wp:extent cx="11544300" cy="3504949"/>
            <wp:effectExtent l="0" t="0" r="0" b="635"/>
            <wp:docPr id="35795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55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27363" cy="35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50C4" w14:textId="77777777" w:rsidR="003B028E" w:rsidRDefault="003B028E" w:rsidP="002737E4">
      <w:pPr>
        <w:rPr>
          <w:ins w:id="30" w:author="Microsoft Word" w:date="2025-07-28T21:24:00Z" w16du:dateUtc="2025-07-28T15:54:00Z"/>
        </w:rPr>
      </w:pPr>
    </w:p>
    <w:p w14:paraId="38D70386" w14:textId="77777777" w:rsidR="00521729" w:rsidRDefault="00521729" w:rsidP="002737E4">
      <w:pPr>
        <w:rPr>
          <w:ins w:id="31" w:author="Microsoft Word" w:date="2025-07-28T21:24:00Z" w16du:dateUtc="2025-07-28T15:54:00Z"/>
        </w:rPr>
      </w:pPr>
    </w:p>
    <w:p w14:paraId="72236BA0" w14:textId="77777777" w:rsidR="00521729" w:rsidRDefault="00521729" w:rsidP="002737E4">
      <w:pPr>
        <w:rPr>
          <w:ins w:id="32" w:author="Microsoft Word" w:date="2025-07-28T21:24:00Z" w16du:dateUtc="2025-07-28T15:54:00Z"/>
        </w:rPr>
      </w:pPr>
    </w:p>
    <w:p w14:paraId="0E1EB582" w14:textId="354A0588" w:rsidR="00521729" w:rsidRDefault="00521729" w:rsidP="002737E4">
      <w:pPr>
        <w:rPr>
          <w:ins w:id="33" w:author="Microsoft Word" w:date="2025-07-28T21:24:00Z" w16du:dateUtc="2025-07-28T15:54:00Z"/>
        </w:rPr>
      </w:pPr>
    </w:p>
    <w:p w14:paraId="71662716" w14:textId="2079EBFC" w:rsidR="003B028E" w:rsidRDefault="00712358" w:rsidP="002737E4">
      <w:pPr>
        <w:rPr>
          <w:ins w:id="34" w:author="Microsoft Word" w:date="2025-07-28T21:24:00Z" w16du:dateUtc="2025-07-28T15:54:00Z"/>
        </w:rPr>
      </w:pPr>
      <w:r w:rsidRPr="00712358">
        <w:rPr>
          <w:noProof/>
        </w:rPr>
        <w:drawing>
          <wp:inline distT="0" distB="0" distL="0" distR="0" wp14:anchorId="005EE683" wp14:editId="75334120">
            <wp:extent cx="11315700" cy="7209790"/>
            <wp:effectExtent l="0" t="0" r="0" b="0"/>
            <wp:docPr id="106972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282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325916" cy="72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7E61" w14:textId="77777777" w:rsidR="003B028E" w:rsidRDefault="003B028E" w:rsidP="002737E4">
      <w:pPr>
        <w:rPr>
          <w:ins w:id="35" w:author="Microsoft Word" w:date="2025-07-28T21:24:00Z" w16du:dateUtc="2025-07-28T15:54:00Z"/>
        </w:rPr>
      </w:pPr>
    </w:p>
    <w:p w14:paraId="19F738A4" w14:textId="77777777" w:rsidR="003B028E" w:rsidRDefault="003B028E" w:rsidP="002737E4">
      <w:pPr>
        <w:rPr>
          <w:ins w:id="36" w:author="Microsoft Word" w:date="2025-07-28T21:24:00Z" w16du:dateUtc="2025-07-28T15:54:00Z"/>
        </w:rPr>
      </w:pPr>
    </w:p>
    <w:p w14:paraId="2FFE291A" w14:textId="2654ECF4" w:rsidR="003B028E" w:rsidRDefault="003B028E" w:rsidP="002737E4">
      <w:pPr>
        <w:rPr>
          <w:ins w:id="37" w:author="Microsoft Word" w:date="2025-07-28T21:24:00Z" w16du:dateUtc="2025-07-28T15:54:00Z"/>
        </w:rPr>
      </w:pPr>
      <w:r w:rsidRPr="003B028E">
        <w:rPr>
          <w:noProof/>
        </w:rPr>
        <w:lastRenderedPageBreak/>
        <w:drawing>
          <wp:inline distT="0" distB="0" distL="0" distR="0" wp14:anchorId="23130FA1" wp14:editId="2D4B55CD">
            <wp:extent cx="10181202" cy="4176122"/>
            <wp:effectExtent l="0" t="0" r="0" b="0"/>
            <wp:docPr id="136324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42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8120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9FE7" w14:textId="77777777" w:rsidR="00A93677" w:rsidRDefault="00A93677" w:rsidP="002737E4">
      <w:pPr>
        <w:rPr>
          <w:ins w:id="38" w:author="Microsoft Word" w:date="2025-07-28T21:24:00Z" w16du:dateUtc="2025-07-28T15:54:00Z"/>
        </w:rPr>
      </w:pPr>
    </w:p>
    <w:p w14:paraId="03781A5D" w14:textId="77777777" w:rsidR="00A93677" w:rsidRDefault="00A93677" w:rsidP="002737E4">
      <w:pPr>
        <w:rPr>
          <w:ins w:id="39" w:author="Microsoft Word" w:date="2025-07-28T21:24:00Z" w16du:dateUtc="2025-07-28T15:54:00Z"/>
        </w:rPr>
      </w:pPr>
    </w:p>
    <w:p w14:paraId="32DBF85B" w14:textId="77777777" w:rsidR="00A93677" w:rsidRDefault="00A93677" w:rsidP="002737E4">
      <w:pPr>
        <w:rPr>
          <w:ins w:id="40" w:author="Microsoft Word" w:date="2025-07-28T21:24:00Z" w16du:dateUtc="2025-07-28T15:54:00Z"/>
        </w:rPr>
      </w:pPr>
    </w:p>
    <w:p w14:paraId="3FB64535" w14:textId="77777777" w:rsidR="00A93677" w:rsidRDefault="00A93677" w:rsidP="002737E4">
      <w:pPr>
        <w:rPr>
          <w:ins w:id="41" w:author="Microsoft Word" w:date="2025-07-28T21:24:00Z" w16du:dateUtc="2025-07-28T15:54:00Z"/>
        </w:rPr>
      </w:pPr>
    </w:p>
    <w:p w14:paraId="1BB040AB" w14:textId="77777777" w:rsidR="00A93677" w:rsidRDefault="00A93677" w:rsidP="002737E4">
      <w:pPr>
        <w:rPr>
          <w:ins w:id="42" w:author="Microsoft Word" w:date="2025-07-28T21:24:00Z" w16du:dateUtc="2025-07-28T15:54:00Z"/>
        </w:rPr>
      </w:pPr>
    </w:p>
    <w:p w14:paraId="44ADEA22" w14:textId="77777777" w:rsidR="00A93677" w:rsidRDefault="00A93677" w:rsidP="002737E4">
      <w:pPr>
        <w:rPr>
          <w:ins w:id="43" w:author="Microsoft Word" w:date="2025-07-28T21:24:00Z" w16du:dateUtc="2025-07-28T15:54:00Z"/>
        </w:rPr>
      </w:pPr>
    </w:p>
    <w:p w14:paraId="6EBE43BA" w14:textId="77777777" w:rsidR="0055713B" w:rsidRDefault="0055713B" w:rsidP="002737E4">
      <w:pPr>
        <w:rPr>
          <w:ins w:id="44" w:author="Microsoft Word" w:date="2025-07-28T21:24:00Z" w16du:dateUtc="2025-07-28T15:54:00Z"/>
        </w:rPr>
      </w:pPr>
    </w:p>
    <w:p w14:paraId="1CC07392" w14:textId="77777777" w:rsidR="002737E4" w:rsidRDefault="002737E4">
      <w:r>
        <w:br w:type="page"/>
      </w:r>
    </w:p>
    <w:p w14:paraId="06CE810B" w14:textId="77777777" w:rsidR="002737E4" w:rsidRDefault="002737E4" w:rsidP="002737E4"/>
    <w:p w14:paraId="4BCC70E0" w14:textId="77777777" w:rsidR="00C21F28" w:rsidRDefault="00C21F28" w:rsidP="00C21F28"/>
    <w:sectPr w:rsidR="00C21F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F28"/>
    <w:rsid w:val="00050708"/>
    <w:rsid w:val="000B69ED"/>
    <w:rsid w:val="000D6F58"/>
    <w:rsid w:val="001A738B"/>
    <w:rsid w:val="00232634"/>
    <w:rsid w:val="002737E4"/>
    <w:rsid w:val="002B2869"/>
    <w:rsid w:val="003B028E"/>
    <w:rsid w:val="004315F7"/>
    <w:rsid w:val="00493E64"/>
    <w:rsid w:val="00494E28"/>
    <w:rsid w:val="00521729"/>
    <w:rsid w:val="0055713B"/>
    <w:rsid w:val="005C2669"/>
    <w:rsid w:val="006452E9"/>
    <w:rsid w:val="00685138"/>
    <w:rsid w:val="00712358"/>
    <w:rsid w:val="00740E59"/>
    <w:rsid w:val="007671A1"/>
    <w:rsid w:val="0085621B"/>
    <w:rsid w:val="008B2637"/>
    <w:rsid w:val="009009A8"/>
    <w:rsid w:val="00910AD7"/>
    <w:rsid w:val="00A54E08"/>
    <w:rsid w:val="00A72CA6"/>
    <w:rsid w:val="00A93677"/>
    <w:rsid w:val="00A97AE7"/>
    <w:rsid w:val="00AE521D"/>
    <w:rsid w:val="00C21F28"/>
    <w:rsid w:val="00C23625"/>
    <w:rsid w:val="00CA4DAF"/>
    <w:rsid w:val="00CE4396"/>
    <w:rsid w:val="00CF5CDF"/>
    <w:rsid w:val="00DD3175"/>
    <w:rsid w:val="00DF5793"/>
    <w:rsid w:val="00F1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4FA47"/>
  <w15:chartTrackingRefBased/>
  <w15:docId w15:val="{6E98A2AF-462D-45D6-9AF0-10ABC6C9C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F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1F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1F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1F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1F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1F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1F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1F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1F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1F2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1F2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1F2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1F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1F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1F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1F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1F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1F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1F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21F2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1F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21F2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21F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1F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1F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1F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1F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1F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1F2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B263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5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15A31-6DF9-4AA1-8989-8DE363087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Patil</dc:creator>
  <cp:keywords/>
  <dc:description/>
  <cp:lastModifiedBy>Sourabh Patil</cp:lastModifiedBy>
  <cp:revision>2</cp:revision>
  <dcterms:created xsi:type="dcterms:W3CDTF">2025-09-25T11:16:00Z</dcterms:created>
  <dcterms:modified xsi:type="dcterms:W3CDTF">2025-09-25T11:16:00Z</dcterms:modified>
</cp:coreProperties>
</file>